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6F3890" w14:textId="77777777" w:rsidR="006F40F2" w:rsidRDefault="006F40F2" w:rsidP="00422494">
      <w:pPr>
        <w:pStyle w:val="Heading1"/>
      </w:pPr>
      <w:bookmarkStart w:id="0" w:name="_GoBack"/>
      <w:bookmarkEnd w:id="0"/>
    </w:p>
    <w:p w14:paraId="4DCF5D39" w14:textId="73E31E62" w:rsidR="006B2AA1" w:rsidRDefault="006B2AA1" w:rsidP="00422494">
      <w:pPr>
        <w:pStyle w:val="Heading1"/>
      </w:pPr>
      <w:bookmarkStart w:id="1" w:name="_Toc283052675"/>
    </w:p>
    <w:p w14:paraId="4A77A4B1" w14:textId="77777777" w:rsidR="006E7A39" w:rsidRDefault="006E7A39" w:rsidP="00422494"/>
    <w:p w14:paraId="6AF5EFDE" w14:textId="77777777" w:rsidR="006E7A39" w:rsidRDefault="006E7A39" w:rsidP="00422494"/>
    <w:p w14:paraId="416824B1" w14:textId="77777777" w:rsidR="006E7A39" w:rsidRDefault="006E7A39" w:rsidP="00422494"/>
    <w:p w14:paraId="535471D1" w14:textId="77777777" w:rsidR="006E7A39" w:rsidRDefault="006E7A39" w:rsidP="00422494"/>
    <w:p w14:paraId="1D377E88" w14:textId="77777777" w:rsidR="006E7A39" w:rsidRPr="006E7A39" w:rsidRDefault="006E7A39" w:rsidP="00422494"/>
    <w:p w14:paraId="37188C51" w14:textId="77777777" w:rsidR="006E7A39" w:rsidRDefault="006F714F" w:rsidP="00E0787D">
      <w:pPr>
        <w:jc w:val="center"/>
      </w:pPr>
      <w:r w:rsidRPr="00920CF3">
        <w:fldChar w:fldCharType="begin"/>
      </w:r>
      <w:r w:rsidRPr="00920CF3">
        <w:instrText xml:space="preserve"> INCLUDEPICTURE "http://blog.d2-si.fr/wp-content/uploads/2018/02/D2SI_Blog_Image_Logo_AWS.jpg" \* MERGEFORMATINET </w:instrText>
      </w:r>
      <w:r w:rsidRPr="00920CF3">
        <w:fldChar w:fldCharType="separate"/>
      </w:r>
      <w:r w:rsidRPr="00920CF3">
        <w:rPr>
          <w:noProof/>
        </w:rPr>
        <w:drawing>
          <wp:inline distT="0" distB="0" distL="0" distR="0" wp14:anchorId="6E3D25BA" wp14:editId="3ADD3F3D">
            <wp:extent cx="1490134" cy="1122022"/>
            <wp:effectExtent l="0" t="0" r="0" b="0"/>
            <wp:docPr id="72" name="Picture 72" descr="Image result for a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ws logo"/>
                    <pic:cNvPicPr>
                      <a:picLocks noChangeAspect="1" noChangeArrowheads="1"/>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1514878" cy="1140653"/>
                    </a:xfrm>
                    <a:prstGeom prst="rect">
                      <a:avLst/>
                    </a:prstGeom>
                    <a:noFill/>
                    <a:ln>
                      <a:noFill/>
                    </a:ln>
                    <a:extLst>
                      <a:ext uri="{53640926-AAD7-44D8-BBD7-CCE9431645EC}">
                        <a14:shadowObscured xmlns:a14="http://schemas.microsoft.com/office/drawing/2010/main"/>
                      </a:ext>
                    </a:extLst>
                  </pic:spPr>
                </pic:pic>
              </a:graphicData>
            </a:graphic>
          </wp:inline>
        </w:drawing>
      </w:r>
      <w:r w:rsidRPr="00920CF3">
        <w:fldChar w:fldCharType="end"/>
      </w:r>
    </w:p>
    <w:p w14:paraId="7F85C9EC" w14:textId="77777777" w:rsidR="006E7A39" w:rsidRDefault="006E7A39" w:rsidP="00422494"/>
    <w:p w14:paraId="4AA05BE5" w14:textId="77777777" w:rsidR="006E7A39" w:rsidRDefault="006E7A39" w:rsidP="00422494"/>
    <w:p w14:paraId="04F22F18" w14:textId="69E91571" w:rsidR="006E7A39" w:rsidRPr="006E7A39" w:rsidRDefault="006E7A39" w:rsidP="00422494">
      <w:pPr>
        <w:pStyle w:val="Title"/>
      </w:pPr>
      <w:r w:rsidRPr="006E7A39">
        <w:t>Immersion Day</w:t>
      </w:r>
    </w:p>
    <w:p w14:paraId="1CABA11F" w14:textId="77777777" w:rsidR="006E7A39" w:rsidRPr="00CD7EB0" w:rsidRDefault="006E7A39" w:rsidP="00422494">
      <w:pPr>
        <w:pStyle w:val="Title"/>
        <w:rPr>
          <w:sz w:val="22"/>
        </w:rPr>
      </w:pPr>
    </w:p>
    <w:p w14:paraId="4AF67C59" w14:textId="33D9D6FA" w:rsidR="006E7A39" w:rsidRPr="006E7A39" w:rsidRDefault="00EE4882" w:rsidP="00CD7EB0">
      <w:pPr>
        <w:pStyle w:val="Title"/>
        <w:spacing w:line="276" w:lineRule="auto"/>
      </w:pPr>
      <w:r>
        <w:t>S3</w:t>
      </w:r>
      <w:r w:rsidR="006E7A39" w:rsidRPr="006E7A39">
        <w:t xml:space="preserve"> Hands-On Lab</w:t>
      </w:r>
    </w:p>
    <w:p w14:paraId="74FDEA04" w14:textId="22E7AE06" w:rsidR="006E7A39" w:rsidRPr="00CD7EB0" w:rsidRDefault="006E7A39" w:rsidP="00CD7EB0">
      <w:pPr>
        <w:pStyle w:val="Subtitle"/>
        <w:spacing w:line="276" w:lineRule="auto"/>
        <w:rPr>
          <w:sz w:val="40"/>
        </w:rPr>
      </w:pPr>
      <w:r w:rsidRPr="00CD7EB0">
        <w:rPr>
          <w:sz w:val="40"/>
        </w:rPr>
        <w:t xml:space="preserve">Getting Started with </w:t>
      </w:r>
      <w:r w:rsidR="00EE4882">
        <w:rPr>
          <w:sz w:val="40"/>
        </w:rPr>
        <w:t>Simple Storage Service</w:t>
      </w:r>
    </w:p>
    <w:p w14:paraId="483EA784" w14:textId="77777777" w:rsidR="006E7A39" w:rsidRPr="006E7A39" w:rsidRDefault="006E7A39" w:rsidP="00422494"/>
    <w:p w14:paraId="03B93998" w14:textId="7ECEDFBD" w:rsidR="006B2AA1" w:rsidRPr="006E7A39" w:rsidRDefault="006B2AA1" w:rsidP="00DD0115">
      <w:pPr>
        <w:pStyle w:val="Heading2"/>
        <w:rPr>
          <w:color w:val="FAA634"/>
          <w:sz w:val="32"/>
          <w:szCs w:val="32"/>
        </w:rPr>
      </w:pPr>
      <w:r w:rsidRPr="006E7A39">
        <w:br w:type="page"/>
      </w:r>
    </w:p>
    <w:p w14:paraId="68C84CF4" w14:textId="22A188C2" w:rsidR="006B2AA1" w:rsidRPr="006B2AA1" w:rsidRDefault="009379E4" w:rsidP="00422494">
      <w:pPr>
        <w:pStyle w:val="Heading1"/>
      </w:pPr>
      <w:r>
        <w:lastRenderedPageBreak/>
        <w:t>Amazon S3</w:t>
      </w:r>
      <w:r w:rsidR="006E7A39">
        <w:t xml:space="preserve"> </w:t>
      </w:r>
      <w:r w:rsidR="006B2AA1">
        <w:t>Overview</w:t>
      </w:r>
      <w:bookmarkEnd w:id="1"/>
    </w:p>
    <w:p w14:paraId="42D5369D" w14:textId="77777777" w:rsidR="00EE4882" w:rsidRDefault="00EE4882" w:rsidP="00EE4882">
      <w:r w:rsidRPr="00497672">
        <w:t>Amazon S</w:t>
      </w:r>
      <w:r>
        <w:t>imple Storage Service (S</w:t>
      </w:r>
      <w:r w:rsidRPr="00497672">
        <w:t>3</w:t>
      </w:r>
      <w:r>
        <w:t>)</w:t>
      </w:r>
      <w:r w:rsidRPr="00497672">
        <w:t xml:space="preserve"> provides a simple web services interface that can be used to store and retrieve any amount of data, at any time, from anywhere on the web</w:t>
      </w:r>
      <w:r>
        <w:t xml:space="preserve">. This lab is designed to demonstrate how to interact with S3 to store, view, move and delete objects.  </w:t>
      </w:r>
    </w:p>
    <w:p w14:paraId="0B96F5C8" w14:textId="77777777" w:rsidR="00EE4882" w:rsidRDefault="00EE4882" w:rsidP="00EE4882"/>
    <w:p w14:paraId="4DD6FB84" w14:textId="089D0A0B" w:rsidR="00EE4882" w:rsidRDefault="00EE4882" w:rsidP="00EE4882">
      <w:r>
        <w:t>This lab will walk you through the following:</w:t>
      </w:r>
    </w:p>
    <w:p w14:paraId="4B7BE865" w14:textId="77777777" w:rsidR="00EE4882" w:rsidRDefault="00EE4882" w:rsidP="00986972">
      <w:pPr>
        <w:pStyle w:val="ListParagraph"/>
        <w:numPr>
          <w:ilvl w:val="0"/>
          <w:numId w:val="8"/>
        </w:numPr>
        <w:spacing w:after="120"/>
        <w:ind w:left="714" w:hanging="357"/>
      </w:pPr>
      <w:r>
        <w:t>Creating a bucket in S3</w:t>
      </w:r>
    </w:p>
    <w:p w14:paraId="6B8F44AE" w14:textId="79E357AA" w:rsidR="00EE4882" w:rsidRDefault="00EE4882" w:rsidP="00986972">
      <w:pPr>
        <w:pStyle w:val="ListParagraph"/>
        <w:numPr>
          <w:ilvl w:val="0"/>
          <w:numId w:val="8"/>
        </w:numPr>
        <w:spacing w:after="120"/>
        <w:ind w:left="714" w:hanging="357"/>
      </w:pPr>
      <w:r>
        <w:t>Adding a</w:t>
      </w:r>
      <w:r w:rsidR="003A4E10">
        <w:t>n</w:t>
      </w:r>
      <w:r>
        <w:t xml:space="preserve"> object to the S3 bucket</w:t>
      </w:r>
    </w:p>
    <w:p w14:paraId="724AA6D1" w14:textId="77777777" w:rsidR="00EE4882" w:rsidRDefault="00EE4882" w:rsidP="00986972">
      <w:pPr>
        <w:pStyle w:val="ListParagraph"/>
        <w:numPr>
          <w:ilvl w:val="0"/>
          <w:numId w:val="8"/>
        </w:numPr>
        <w:spacing w:after="120"/>
        <w:ind w:left="714" w:hanging="357"/>
      </w:pPr>
      <w:r>
        <w:t>View the object in S3</w:t>
      </w:r>
    </w:p>
    <w:p w14:paraId="34EE9770" w14:textId="77777777" w:rsidR="00EE4882" w:rsidRDefault="00EE4882" w:rsidP="00986972">
      <w:pPr>
        <w:pStyle w:val="ListParagraph"/>
        <w:numPr>
          <w:ilvl w:val="0"/>
          <w:numId w:val="8"/>
        </w:numPr>
        <w:spacing w:after="120"/>
        <w:ind w:left="714" w:hanging="357"/>
      </w:pPr>
      <w:r>
        <w:t>Move the object in S3</w:t>
      </w:r>
    </w:p>
    <w:p w14:paraId="403472BD" w14:textId="77777777" w:rsidR="00EE4882" w:rsidRDefault="00EE4882" w:rsidP="00986972">
      <w:pPr>
        <w:pStyle w:val="ListParagraph"/>
        <w:numPr>
          <w:ilvl w:val="0"/>
          <w:numId w:val="8"/>
        </w:numPr>
        <w:spacing w:after="120"/>
        <w:ind w:left="714" w:hanging="357"/>
      </w:pPr>
      <w:r>
        <w:t>Enable bucket versioning</w:t>
      </w:r>
    </w:p>
    <w:p w14:paraId="37228857" w14:textId="77777777" w:rsidR="00EE4882" w:rsidRDefault="00EE4882" w:rsidP="00986972">
      <w:pPr>
        <w:pStyle w:val="ListParagraph"/>
        <w:numPr>
          <w:ilvl w:val="0"/>
          <w:numId w:val="8"/>
        </w:numPr>
        <w:spacing w:after="120"/>
        <w:ind w:left="714" w:hanging="357"/>
      </w:pPr>
      <w:r>
        <w:t>Delete the object and the bucket in S3</w:t>
      </w:r>
    </w:p>
    <w:p w14:paraId="3D5D195C" w14:textId="77777777" w:rsidR="00422494" w:rsidRDefault="00422494" w:rsidP="00422494"/>
    <w:p w14:paraId="20CADF54" w14:textId="77777777" w:rsidR="003A4E10" w:rsidRDefault="003A4E10" w:rsidP="003A4E10">
      <w:pPr>
        <w:pStyle w:val="Heading1"/>
      </w:pPr>
      <w:bookmarkStart w:id="2" w:name="_Toc478397074"/>
      <w:r w:rsidRPr="00E16B8C">
        <w:t>Create a Bucket in S3</w:t>
      </w:r>
      <w:bookmarkEnd w:id="2"/>
    </w:p>
    <w:p w14:paraId="073B797C" w14:textId="77777777" w:rsidR="003A4E10" w:rsidRDefault="003A4E10" w:rsidP="003A4E10">
      <w:r w:rsidRPr="00E16B8C">
        <w:t>Every object in Amazon S3 is stored in a bucket. Before you can store data in Ama</w:t>
      </w:r>
      <w:r>
        <w:t>zon S3 you must create a bucket.</w:t>
      </w:r>
    </w:p>
    <w:p w14:paraId="7546A598" w14:textId="77777777" w:rsidR="003A4E10" w:rsidRDefault="003A4E10" w:rsidP="003A4E10"/>
    <w:p w14:paraId="0FB030A3" w14:textId="77777777" w:rsidR="003A4E10" w:rsidRDefault="003A4E10" w:rsidP="003A4E10">
      <w:pPr>
        <w:rPr>
          <w:i/>
        </w:rPr>
      </w:pPr>
      <w:r w:rsidRPr="003A4E10">
        <w:rPr>
          <w:b/>
          <w:bCs/>
          <w:i/>
        </w:rPr>
        <w:t xml:space="preserve">Note: </w:t>
      </w:r>
      <w:r w:rsidRPr="003A4E10">
        <w:rPr>
          <w:i/>
        </w:rPr>
        <w:t xml:space="preserve">You are not charged for creating a bucket; you are only charged for storing objects in the bucket and for transferring objects in and out of the bucket. </w:t>
      </w:r>
    </w:p>
    <w:p w14:paraId="6D04148F" w14:textId="77777777" w:rsidR="00B47572" w:rsidRPr="003A4E10" w:rsidRDefault="00B47572" w:rsidP="003A4E10">
      <w:pPr>
        <w:rPr>
          <w:i/>
        </w:rPr>
      </w:pPr>
    </w:p>
    <w:p w14:paraId="08CB3023" w14:textId="77777777" w:rsidR="003A4E10" w:rsidRDefault="003A4E10" w:rsidP="003A4E10"/>
    <w:p w14:paraId="24EBF7D5" w14:textId="2DE883BE" w:rsidR="003A4E10" w:rsidRDefault="003A4E10" w:rsidP="003A4E10">
      <w:r>
        <w:rPr>
          <w:rFonts w:eastAsia="MS Mincho"/>
          <w:noProof/>
        </w:rPr>
        <w:drawing>
          <wp:inline distT="0" distB="0" distL="0" distR="0" wp14:anchorId="63E21E08" wp14:editId="1C1FD6C5">
            <wp:extent cx="6492240" cy="488887"/>
            <wp:effectExtent l="0" t="25400" r="0" b="32385"/>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095AD0E" w14:textId="77777777" w:rsidR="00B47572" w:rsidRDefault="00B47572" w:rsidP="003A4E10"/>
    <w:p w14:paraId="0B8F6ADE" w14:textId="77777777" w:rsidR="003A4E10" w:rsidRDefault="003A4E10" w:rsidP="003A4E10"/>
    <w:p w14:paraId="18037AE0" w14:textId="17A67282" w:rsidR="003A4E10" w:rsidRPr="00B47572" w:rsidRDefault="003A4E10" w:rsidP="003A4E10">
      <w:pPr>
        <w:numPr>
          <w:ilvl w:val="0"/>
          <w:numId w:val="2"/>
        </w:numPr>
        <w:tabs>
          <w:tab w:val="left" w:pos="220"/>
          <w:tab w:val="left" w:pos="360"/>
        </w:tabs>
        <w:suppressAutoHyphens w:val="0"/>
        <w:spacing w:after="240" w:line="240" w:lineRule="auto"/>
        <w:ind w:left="270" w:hanging="270"/>
        <w:textAlignment w:val="auto"/>
        <w:rPr>
          <w:rFonts w:eastAsia="MS Mincho" w:cs="Arial"/>
          <w:szCs w:val="24"/>
        </w:rPr>
      </w:pPr>
      <w:r w:rsidRPr="00E16B8C">
        <w:rPr>
          <w:rFonts w:eastAsia="MS Mincho" w:cs="Arial"/>
          <w:szCs w:val="24"/>
        </w:rPr>
        <w:t xml:space="preserve">Sign into the AWS Management Console and open the Amazon S3 console at </w:t>
      </w:r>
      <w:hyperlink r:id="rId14" w:history="1">
        <w:r w:rsidRPr="00E16B8C">
          <w:rPr>
            <w:rFonts w:eastAsia="MS Mincho" w:cs="Arial"/>
            <w:color w:val="0C3584"/>
            <w:szCs w:val="24"/>
            <w:u w:val="single" w:color="0C3584"/>
          </w:rPr>
          <w:t>https://console.aws.amazon.com/s3</w:t>
        </w:r>
      </w:hyperlink>
      <w:r w:rsidRPr="00E16B8C">
        <w:rPr>
          <w:rFonts w:eastAsia="MS Mincho" w:cs="Arial"/>
          <w:szCs w:val="24"/>
        </w:rPr>
        <w:t>.</w:t>
      </w:r>
    </w:p>
    <w:p w14:paraId="23D41C40" w14:textId="77777777" w:rsidR="003A4E10" w:rsidRPr="00E16B8C" w:rsidRDefault="003A4E10" w:rsidP="003A4E10">
      <w:pPr>
        <w:numPr>
          <w:ilvl w:val="0"/>
          <w:numId w:val="2"/>
        </w:numPr>
        <w:tabs>
          <w:tab w:val="left" w:pos="220"/>
          <w:tab w:val="left" w:pos="360"/>
        </w:tabs>
        <w:suppressAutoHyphens w:val="0"/>
        <w:spacing w:after="240" w:line="240" w:lineRule="auto"/>
        <w:ind w:left="270" w:hanging="270"/>
        <w:textAlignment w:val="auto"/>
        <w:rPr>
          <w:rFonts w:eastAsia="MS Mincho" w:cs="Arial"/>
          <w:szCs w:val="24"/>
        </w:rPr>
      </w:pPr>
      <w:r w:rsidRPr="00E16B8C">
        <w:rPr>
          <w:rFonts w:eastAsia="MS Mincho" w:cs="Arial"/>
          <w:szCs w:val="24"/>
        </w:rPr>
        <w:t xml:space="preserve">Click </w:t>
      </w:r>
      <w:r w:rsidRPr="00E16B8C">
        <w:rPr>
          <w:rFonts w:eastAsia="MS Mincho" w:cs="Arial"/>
          <w:b/>
          <w:bCs/>
          <w:szCs w:val="24"/>
        </w:rPr>
        <w:t>Create Bucket</w:t>
      </w:r>
      <w:r w:rsidRPr="00E16B8C">
        <w:rPr>
          <w:rFonts w:eastAsia="MS Mincho" w:cs="Arial"/>
          <w:szCs w:val="24"/>
        </w:rPr>
        <w:t xml:space="preserve">. The </w:t>
      </w:r>
      <w:r w:rsidRPr="00E16B8C">
        <w:rPr>
          <w:rFonts w:eastAsia="MS Mincho" w:cs="Arial"/>
          <w:b/>
          <w:bCs/>
          <w:szCs w:val="24"/>
        </w:rPr>
        <w:t>Create a Bucket</w:t>
      </w:r>
      <w:r w:rsidRPr="00E16B8C">
        <w:rPr>
          <w:rFonts w:eastAsia="MS Mincho" w:cs="Arial"/>
          <w:szCs w:val="24"/>
        </w:rPr>
        <w:t xml:space="preserve"> dialog box appears.</w:t>
      </w:r>
    </w:p>
    <w:p w14:paraId="0C7F0176" w14:textId="2831DFAF" w:rsidR="003A4E10" w:rsidRDefault="00F2797F" w:rsidP="003A4E10">
      <w:r w:rsidRPr="00F2797F">
        <w:rPr>
          <w:noProof/>
        </w:rPr>
        <w:lastRenderedPageBreak/>
        <w:drawing>
          <wp:inline distT="0" distB="0" distL="0" distR="0" wp14:anchorId="1C5F17C4" wp14:editId="758965E0">
            <wp:extent cx="6492240" cy="31724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92240" cy="3172460"/>
                    </a:xfrm>
                    <a:prstGeom prst="rect">
                      <a:avLst/>
                    </a:prstGeom>
                  </pic:spPr>
                </pic:pic>
              </a:graphicData>
            </a:graphic>
          </wp:inline>
        </w:drawing>
      </w:r>
    </w:p>
    <w:p w14:paraId="7F67C0B0" w14:textId="77777777" w:rsidR="003A4E10" w:rsidRDefault="003A4E10" w:rsidP="003A4E10"/>
    <w:p w14:paraId="4D0DED56" w14:textId="77777777" w:rsidR="003A4E10" w:rsidRDefault="003A4E10" w:rsidP="00030D9E">
      <w:pPr>
        <w:pStyle w:val="ListParagraph"/>
        <w:rPr>
          <w:rFonts w:ascii="MS Gothic" w:eastAsia="MS Gothic" w:hAnsi="MS Gothic" w:cs="MS Gothic"/>
        </w:rPr>
      </w:pPr>
      <w:r w:rsidRPr="00E16B8C">
        <w:t xml:space="preserve">Enter a bucket name in the </w:t>
      </w:r>
      <w:r w:rsidRPr="00E16B8C">
        <w:rPr>
          <w:b/>
          <w:bCs/>
        </w:rPr>
        <w:t>Bucket Name</w:t>
      </w:r>
      <w:r w:rsidRPr="00E16B8C">
        <w:t xml:space="preserve"> field. The bucket name you choose must be unique across all existing bucket names in Amazon S3. One way to do that is to prefix your bucket names with your </w:t>
      </w:r>
      <w:r>
        <w:t>organisation</w:t>
      </w:r>
      <w:r w:rsidRPr="00E16B8C">
        <w:t xml:space="preserve">'s name. </w:t>
      </w:r>
      <w:r w:rsidRPr="00E16B8C">
        <w:rPr>
          <w:rFonts w:ascii="MS Gothic" w:eastAsia="MS Gothic" w:hAnsi="MS Gothic" w:cs="MS Gothic" w:hint="eastAsia"/>
        </w:rPr>
        <w:t> </w:t>
      </w:r>
    </w:p>
    <w:p w14:paraId="4EEBE8BC" w14:textId="2A56DC14" w:rsidR="003A4E10" w:rsidRPr="003A4E10" w:rsidRDefault="003A4E10" w:rsidP="003A4E10">
      <w:pPr>
        <w:rPr>
          <w:rFonts w:ascii="MS Gothic" w:eastAsia="MS Gothic" w:hAnsi="MS Gothic" w:cs="MS Gothic"/>
        </w:rPr>
      </w:pPr>
      <w:r w:rsidRPr="003A4E10">
        <w:rPr>
          <w:rFonts w:eastAsia="MS Mincho"/>
        </w:rPr>
        <w:t xml:space="preserve">Bucket names must comply with the following requirements. </w:t>
      </w:r>
    </w:p>
    <w:p w14:paraId="4B4C5015" w14:textId="6145AAF4" w:rsidR="003A4E10" w:rsidRPr="00E16B8C" w:rsidRDefault="003A4E10" w:rsidP="003A4E10">
      <w:pPr>
        <w:rPr>
          <w:rFonts w:eastAsia="MS Mincho"/>
        </w:rPr>
      </w:pPr>
      <w:r w:rsidRPr="00E16B8C">
        <w:rPr>
          <w:rFonts w:eastAsia="MS Mincho"/>
        </w:rPr>
        <w:t xml:space="preserve">Bucket names: </w:t>
      </w:r>
    </w:p>
    <w:p w14:paraId="49A92306" w14:textId="77777777" w:rsidR="003A4E10" w:rsidRPr="003A4E10" w:rsidRDefault="003A4E10" w:rsidP="00986972">
      <w:pPr>
        <w:pStyle w:val="ListParagraph"/>
        <w:numPr>
          <w:ilvl w:val="0"/>
          <w:numId w:val="10"/>
        </w:numPr>
        <w:spacing w:after="120"/>
        <w:ind w:left="714" w:hanging="357"/>
      </w:pPr>
      <w:r w:rsidRPr="003A4E10">
        <w:t>Can contain lowercase letters, numbers, periods (.) and dashes (-)</w:t>
      </w:r>
    </w:p>
    <w:p w14:paraId="78B17E82" w14:textId="77777777" w:rsidR="003A4E10" w:rsidRPr="003A4E10" w:rsidRDefault="003A4E10" w:rsidP="00986972">
      <w:pPr>
        <w:pStyle w:val="ListParagraph"/>
        <w:numPr>
          <w:ilvl w:val="0"/>
          <w:numId w:val="10"/>
        </w:numPr>
        <w:spacing w:after="120"/>
        <w:ind w:left="714" w:hanging="357"/>
      </w:pPr>
      <w:r w:rsidRPr="003A4E10">
        <w:t>Must start with a number or letter</w:t>
      </w:r>
    </w:p>
    <w:p w14:paraId="4C4F3F8E" w14:textId="77777777" w:rsidR="003A4E10" w:rsidRPr="003A4E10" w:rsidRDefault="003A4E10" w:rsidP="00986972">
      <w:pPr>
        <w:pStyle w:val="ListParagraph"/>
        <w:numPr>
          <w:ilvl w:val="0"/>
          <w:numId w:val="10"/>
        </w:numPr>
        <w:spacing w:after="120"/>
        <w:ind w:left="714" w:hanging="357"/>
      </w:pPr>
      <w:r w:rsidRPr="003A4E10">
        <w:t>Must be between 3 and 255 characters long</w:t>
      </w:r>
    </w:p>
    <w:p w14:paraId="17460E05" w14:textId="77777777" w:rsidR="003A4E10" w:rsidRPr="003A4E10" w:rsidRDefault="003A4E10" w:rsidP="00986972">
      <w:pPr>
        <w:pStyle w:val="ListParagraph"/>
        <w:numPr>
          <w:ilvl w:val="0"/>
          <w:numId w:val="10"/>
        </w:numPr>
        <w:spacing w:after="120"/>
        <w:ind w:left="714" w:hanging="357"/>
      </w:pPr>
      <w:r w:rsidRPr="003A4E10">
        <w:t xml:space="preserve">Must not be formatted as an IP address (e.g., 265.255.5.4) </w:t>
      </w:r>
    </w:p>
    <w:p w14:paraId="75948AB6" w14:textId="77777777" w:rsidR="003A4E10" w:rsidRPr="003A4E10" w:rsidRDefault="003A4E10" w:rsidP="003A4E10">
      <w:pPr>
        <w:rPr>
          <w:i/>
        </w:rPr>
      </w:pPr>
      <w:r w:rsidRPr="003A4E10">
        <w:rPr>
          <w:b/>
          <w:i/>
        </w:rPr>
        <w:t>Note:</w:t>
      </w:r>
      <w:r w:rsidRPr="003A4E10">
        <w:rPr>
          <w:i/>
        </w:rPr>
        <w:t xml:space="preserve"> There might be additional restrictions on bucket names based on the region your bucket is in or how you intend to access the object. Once you create a bucket, you cannot change its name. In addition, the bucket name is visible in the URL that points to the objects stored in the bucket. Make sure the bucket name you choose is appropriate.</w:t>
      </w:r>
    </w:p>
    <w:p w14:paraId="5E9A7176" w14:textId="33164174" w:rsidR="003A4E10" w:rsidRDefault="003A4E10" w:rsidP="00030D9E">
      <w:pPr>
        <w:pStyle w:val="ListParagraph"/>
      </w:pPr>
      <w:r w:rsidRPr="00221E0C">
        <w:t xml:space="preserve">In the </w:t>
      </w:r>
      <w:r w:rsidRPr="00221E0C">
        <w:rPr>
          <w:b/>
          <w:bCs/>
        </w:rPr>
        <w:t>Region</w:t>
      </w:r>
      <w:r w:rsidRPr="00221E0C">
        <w:t xml:space="preserve"> drop-down list box, select a region.</w:t>
      </w:r>
      <w:r>
        <w:t xml:space="preserve">  </w:t>
      </w:r>
      <w:r w:rsidRPr="00E02A0F">
        <w:t xml:space="preserve">Click </w:t>
      </w:r>
      <w:r w:rsidRPr="00E02A0F">
        <w:rPr>
          <w:b/>
        </w:rPr>
        <w:t>Next</w:t>
      </w:r>
      <w:r w:rsidRPr="00E02A0F">
        <w:t xml:space="preserve">.  </w:t>
      </w:r>
    </w:p>
    <w:p w14:paraId="77D9DB60" w14:textId="370E0B8B" w:rsidR="00F2797F" w:rsidRPr="00E02A0F" w:rsidRDefault="00F2797F" w:rsidP="00030D9E">
      <w:pPr>
        <w:pStyle w:val="ListParagraph"/>
      </w:pPr>
      <w:r>
        <w:t xml:space="preserve">You also have the option of copying settings from an </w:t>
      </w:r>
      <w:r w:rsidR="00B07104">
        <w:t>existing bucket</w:t>
      </w:r>
    </w:p>
    <w:p w14:paraId="5BDA09C9" w14:textId="77777777" w:rsidR="003A4E10" w:rsidRDefault="003A4E10" w:rsidP="00030D9E">
      <w:pPr>
        <w:pStyle w:val="ListParagraph"/>
      </w:pPr>
      <w:r>
        <w:t xml:space="preserve">Under </w:t>
      </w:r>
      <w:r w:rsidRPr="00E02A0F">
        <w:rPr>
          <w:b/>
        </w:rPr>
        <w:t>Tags</w:t>
      </w:r>
      <w:r>
        <w:t xml:space="preserve">, in the </w:t>
      </w:r>
      <w:r>
        <w:rPr>
          <w:b/>
        </w:rPr>
        <w:t>Key</w:t>
      </w:r>
      <w:r>
        <w:t xml:space="preserve"> box, type </w:t>
      </w:r>
      <w:r>
        <w:rPr>
          <w:b/>
        </w:rPr>
        <w:t>Purpose</w:t>
      </w:r>
      <w:r>
        <w:t xml:space="preserve">, and in the </w:t>
      </w:r>
      <w:r>
        <w:rPr>
          <w:b/>
        </w:rPr>
        <w:t>Value</w:t>
      </w:r>
      <w:r>
        <w:t xml:space="preserve"> box, enter </w:t>
      </w:r>
      <w:r>
        <w:rPr>
          <w:b/>
        </w:rPr>
        <w:t>Immersion Day</w:t>
      </w:r>
      <w:r>
        <w:t>.</w:t>
      </w:r>
    </w:p>
    <w:p w14:paraId="3FBCF417" w14:textId="5A327B3F" w:rsidR="003A4E10" w:rsidRDefault="003A4E10" w:rsidP="00B47572">
      <w:pPr>
        <w:pStyle w:val="ListParagraph"/>
      </w:pPr>
      <w:r>
        <w:t>Have a good look at</w:t>
      </w:r>
      <w:r w:rsidRPr="003A4E10">
        <w:t xml:space="preserve"> the other options</w:t>
      </w:r>
      <w:r>
        <w:t>, but leave them as default for this lab. C</w:t>
      </w:r>
      <w:r w:rsidRPr="003A4E10">
        <w:t xml:space="preserve">lick </w:t>
      </w:r>
      <w:r w:rsidRPr="003A4E10">
        <w:rPr>
          <w:b/>
        </w:rPr>
        <w:t>Next</w:t>
      </w:r>
      <w:r w:rsidRPr="003A4E10">
        <w:t>.</w:t>
      </w:r>
      <w:r>
        <w:rPr>
          <w:noProof/>
        </w:rPr>
        <w:lastRenderedPageBreak/>
        <w:drawing>
          <wp:inline distT="0" distB="0" distL="0" distR="0" wp14:anchorId="16AAFBB3" wp14:editId="25477F3B">
            <wp:extent cx="4124579" cy="3911097"/>
            <wp:effectExtent l="152400" t="152400" r="333375" b="3435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1838" cy="3917981"/>
                    </a:xfrm>
                    <a:prstGeom prst="rect">
                      <a:avLst/>
                    </a:prstGeom>
                    <a:ln>
                      <a:noFill/>
                    </a:ln>
                    <a:effectLst>
                      <a:outerShdw blurRad="292100" dist="139700" dir="2700000" algn="tl" rotWithShape="0">
                        <a:srgbClr val="333333">
                          <a:alpha val="65000"/>
                        </a:srgbClr>
                      </a:outerShdw>
                    </a:effectLst>
                  </pic:spPr>
                </pic:pic>
              </a:graphicData>
            </a:graphic>
          </wp:inline>
        </w:drawing>
      </w:r>
    </w:p>
    <w:p w14:paraId="5DAEF84D" w14:textId="1C3B1116" w:rsidR="00B07104" w:rsidRDefault="00B07104" w:rsidP="00B47572">
      <w:pPr>
        <w:pStyle w:val="ListParagraph"/>
      </w:pPr>
      <w:r>
        <w:t xml:space="preserve">Under set permissions. We will block public access to the bucket </w:t>
      </w:r>
    </w:p>
    <w:p w14:paraId="210B2C2C" w14:textId="4327B4E8" w:rsidR="000B7772" w:rsidRDefault="000B7772" w:rsidP="000B7772">
      <w:pPr>
        <w:pStyle w:val="ListParagraph"/>
        <w:numPr>
          <w:ilvl w:val="0"/>
          <w:numId w:val="0"/>
        </w:numPr>
        <w:ind w:left="720"/>
      </w:pPr>
      <w:r w:rsidRPr="000B7772">
        <w:rPr>
          <w:noProof/>
        </w:rPr>
        <w:drawing>
          <wp:inline distT="0" distB="0" distL="0" distR="0" wp14:anchorId="6553F0BC" wp14:editId="60615566">
            <wp:extent cx="6492240" cy="3192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92240" cy="3192780"/>
                    </a:xfrm>
                    <a:prstGeom prst="rect">
                      <a:avLst/>
                    </a:prstGeom>
                  </pic:spPr>
                </pic:pic>
              </a:graphicData>
            </a:graphic>
          </wp:inline>
        </w:drawing>
      </w:r>
    </w:p>
    <w:p w14:paraId="3CFC1E84" w14:textId="106BBED0" w:rsidR="00B07104" w:rsidRDefault="00B07104" w:rsidP="00B47572">
      <w:pPr>
        <w:pStyle w:val="ListParagraph"/>
      </w:pPr>
      <w:r>
        <w:lastRenderedPageBreak/>
        <w:t>Click on next</w:t>
      </w:r>
    </w:p>
    <w:p w14:paraId="71965BF7" w14:textId="79DBB4CF" w:rsidR="003A4E10" w:rsidRDefault="003A4E10" w:rsidP="00030D9E">
      <w:pPr>
        <w:pStyle w:val="ListParagraph"/>
      </w:pPr>
      <w:r>
        <w:t xml:space="preserve">Finally, review your settings and click </w:t>
      </w:r>
      <w:r>
        <w:rPr>
          <w:b/>
        </w:rPr>
        <w:t>Create bucket</w:t>
      </w:r>
      <w:r>
        <w:t xml:space="preserve">.  </w:t>
      </w:r>
      <w:r w:rsidRPr="00221E0C">
        <w:t xml:space="preserve">When Amazon S3 successfully creates your bucket, the console displays your empty bucket in the </w:t>
      </w:r>
      <w:r w:rsidRPr="00221E0C">
        <w:rPr>
          <w:b/>
          <w:bCs/>
        </w:rPr>
        <w:t>Buckets</w:t>
      </w:r>
      <w:r>
        <w:t xml:space="preserve"> panel.</w:t>
      </w:r>
    </w:p>
    <w:p w14:paraId="54070096" w14:textId="2BAE65B7" w:rsidR="00B07104" w:rsidRDefault="003A4E10" w:rsidP="00B47572">
      <w:r w:rsidRPr="003A4E10">
        <w:rPr>
          <w:noProof/>
        </w:rPr>
        <w:drawing>
          <wp:inline distT="0" distB="0" distL="0" distR="0" wp14:anchorId="37283360" wp14:editId="5D2F7067">
            <wp:extent cx="5758004" cy="1668154"/>
            <wp:effectExtent l="152400" t="152400" r="325755" b="3384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7425" cy="1670883"/>
                    </a:xfrm>
                    <a:prstGeom prst="rect">
                      <a:avLst/>
                    </a:prstGeom>
                    <a:ln>
                      <a:noFill/>
                    </a:ln>
                    <a:effectLst>
                      <a:outerShdw blurRad="292100" dist="139700" dir="2700000" algn="tl" rotWithShape="0">
                        <a:srgbClr val="333333">
                          <a:alpha val="65000"/>
                        </a:srgbClr>
                      </a:outerShdw>
                    </a:effectLst>
                  </pic:spPr>
                </pic:pic>
              </a:graphicData>
            </a:graphic>
          </wp:inline>
        </w:drawing>
      </w:r>
    </w:p>
    <w:p w14:paraId="627BFF25" w14:textId="77777777" w:rsidR="00B47572" w:rsidRPr="00B47572" w:rsidRDefault="00B47572" w:rsidP="00B47572"/>
    <w:p w14:paraId="27E7264F" w14:textId="77777777" w:rsidR="00304210" w:rsidRPr="00304210" w:rsidRDefault="00304210" w:rsidP="00304210">
      <w:pPr>
        <w:tabs>
          <w:tab w:val="left" w:pos="180"/>
        </w:tabs>
        <w:spacing w:after="240"/>
        <w:ind w:left="270" w:hanging="270"/>
        <w:rPr>
          <w:rFonts w:cs="Times New Roman"/>
          <w:b/>
          <w:sz w:val="28"/>
          <w:szCs w:val="24"/>
        </w:rPr>
      </w:pPr>
      <w:r w:rsidRPr="00304210">
        <w:rPr>
          <w:rFonts w:cs="Times New Roman"/>
          <w:b/>
          <w:sz w:val="28"/>
          <w:szCs w:val="24"/>
        </w:rPr>
        <w:t>Well done - you've created your first bucket in Amazon S3!</w:t>
      </w:r>
    </w:p>
    <w:p w14:paraId="7DED6DDC" w14:textId="77777777" w:rsidR="003A4E10" w:rsidRDefault="003A4E10" w:rsidP="003A4E10"/>
    <w:p w14:paraId="55643439" w14:textId="77777777" w:rsidR="00304210" w:rsidRDefault="00304210" w:rsidP="00304210">
      <w:pPr>
        <w:pStyle w:val="Heading1"/>
      </w:pPr>
      <w:bookmarkStart w:id="3" w:name="_Toc478397075"/>
      <w:r>
        <w:t>Add an</w:t>
      </w:r>
      <w:r w:rsidRPr="00E16B8C">
        <w:t xml:space="preserve"> Object to a Bucket</w:t>
      </w:r>
      <w:bookmarkEnd w:id="3"/>
    </w:p>
    <w:p w14:paraId="01244977" w14:textId="77777777" w:rsidR="00304210" w:rsidRDefault="00304210" w:rsidP="00304210">
      <w:r w:rsidRPr="00221E0C">
        <w:rPr>
          <w:rFonts w:cs="Arial"/>
        </w:rPr>
        <w:t>Now that you've created a bucket, you're ready to add an object to it. An object can be any kind of file: a text file, a photo, a video and so forth. When you add a file to Amazon S3, you have the option of including metadata with the file and setting permissions to control access to the file</w:t>
      </w:r>
      <w:r>
        <w:t>.</w:t>
      </w:r>
    </w:p>
    <w:p w14:paraId="22EBB4C6" w14:textId="77777777" w:rsidR="00304210" w:rsidRDefault="00304210" w:rsidP="00304210"/>
    <w:p w14:paraId="72C13E28" w14:textId="51B38FA5" w:rsidR="00304210" w:rsidRPr="00304210" w:rsidRDefault="00304210" w:rsidP="00030D9E">
      <w:pPr>
        <w:pStyle w:val="ListParagraph"/>
        <w:numPr>
          <w:ilvl w:val="0"/>
          <w:numId w:val="12"/>
        </w:numPr>
        <w:rPr>
          <w:rFonts w:cs="ArialMT"/>
        </w:rPr>
      </w:pPr>
      <w:r w:rsidRPr="00304210">
        <w:t xml:space="preserve">In the Amazon S3 console, click the on the name of the bucket to which you want to upload an object (not the bucket icon itself, though), and then click </w:t>
      </w:r>
      <w:r w:rsidRPr="00304210">
        <w:rPr>
          <w:b/>
          <w:bCs/>
        </w:rPr>
        <w:t>Upload</w:t>
      </w:r>
      <w:r w:rsidRPr="00304210">
        <w:t xml:space="preserve"> in the </w:t>
      </w:r>
      <w:r w:rsidRPr="00304210">
        <w:rPr>
          <w:b/>
          <w:bCs/>
        </w:rPr>
        <w:t xml:space="preserve">Objects </w:t>
      </w:r>
      <w:r w:rsidRPr="00304210">
        <w:t xml:space="preserve">tab. The </w:t>
      </w:r>
      <w:r w:rsidRPr="00304210">
        <w:rPr>
          <w:b/>
          <w:bCs/>
        </w:rPr>
        <w:t xml:space="preserve">Upload </w:t>
      </w:r>
      <w:r w:rsidRPr="00304210">
        <w:t xml:space="preserve">dialogue opens (its appearance may differ slightly between </w:t>
      </w:r>
      <w:r>
        <w:t>different browsers).</w:t>
      </w:r>
    </w:p>
    <w:p w14:paraId="709A8248" w14:textId="11160D6A" w:rsidR="00304210" w:rsidRPr="000B7772" w:rsidRDefault="00304210" w:rsidP="00304210">
      <w:pPr>
        <w:numPr>
          <w:ilvl w:val="0"/>
          <w:numId w:val="12"/>
        </w:numPr>
        <w:suppressAutoHyphens w:val="0"/>
        <w:spacing w:after="240" w:line="360" w:lineRule="auto"/>
        <w:textAlignment w:val="auto"/>
        <w:rPr>
          <w:rFonts w:cs="Arial"/>
        </w:rPr>
      </w:pPr>
      <w:r w:rsidRPr="00221E0C">
        <w:rPr>
          <w:rFonts w:cs="Arial"/>
        </w:rPr>
        <w:t xml:space="preserve">Click </w:t>
      </w:r>
      <w:r w:rsidRPr="00221E0C">
        <w:rPr>
          <w:rFonts w:cs="Arial"/>
          <w:b/>
          <w:bCs/>
        </w:rPr>
        <w:t>Add Files</w:t>
      </w:r>
      <w:r w:rsidRPr="00221E0C">
        <w:rPr>
          <w:rFonts w:cs="Arial"/>
        </w:rPr>
        <w:t xml:space="preserve"> to select </w:t>
      </w:r>
      <w:r>
        <w:rPr>
          <w:rFonts w:cs="Arial"/>
        </w:rPr>
        <w:t>a</w:t>
      </w:r>
      <w:r w:rsidRPr="00221E0C">
        <w:rPr>
          <w:rFonts w:cs="Arial"/>
        </w:rPr>
        <w:t xml:space="preserve"> fil</w:t>
      </w:r>
      <w:r>
        <w:rPr>
          <w:rFonts w:cs="Arial"/>
        </w:rPr>
        <w:t xml:space="preserve">e to upload. </w:t>
      </w:r>
      <w:r w:rsidRPr="00221E0C">
        <w:rPr>
          <w:rFonts w:cs="Arial"/>
        </w:rPr>
        <w:t>A f</w:t>
      </w:r>
      <w:r>
        <w:rPr>
          <w:rFonts w:cs="Arial"/>
        </w:rPr>
        <w:t>ile selection dialog box opens.</w:t>
      </w:r>
      <w:r w:rsidRPr="009C0094">
        <w:rPr>
          <w:rFonts w:cs="Arial"/>
          <w:b/>
          <w:bCs/>
        </w:rPr>
        <w:t xml:space="preserve"> </w:t>
      </w:r>
    </w:p>
    <w:p w14:paraId="160D4971" w14:textId="4A9AF06E" w:rsidR="000B7772" w:rsidRPr="00674A49" w:rsidRDefault="000B7772" w:rsidP="000B7772">
      <w:pPr>
        <w:suppressAutoHyphens w:val="0"/>
        <w:spacing w:after="240" w:line="360" w:lineRule="auto"/>
        <w:ind w:left="720"/>
        <w:textAlignment w:val="auto"/>
        <w:rPr>
          <w:rFonts w:cs="Arial"/>
        </w:rPr>
      </w:pPr>
      <w:r w:rsidRPr="000B7772">
        <w:rPr>
          <w:rFonts w:cs="Arial"/>
          <w:noProof/>
        </w:rPr>
        <w:drawing>
          <wp:inline distT="0" distB="0" distL="0" distR="0" wp14:anchorId="350689ED" wp14:editId="46A33E93">
            <wp:extent cx="4445540" cy="2182332"/>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5027" cy="2186989"/>
                    </a:xfrm>
                    <a:prstGeom prst="rect">
                      <a:avLst/>
                    </a:prstGeom>
                  </pic:spPr>
                </pic:pic>
              </a:graphicData>
            </a:graphic>
          </wp:inline>
        </w:drawing>
      </w:r>
    </w:p>
    <w:p w14:paraId="0793F1E5" w14:textId="72850016" w:rsidR="00304210" w:rsidRPr="00304210" w:rsidRDefault="00304210" w:rsidP="00030D9E">
      <w:pPr>
        <w:pStyle w:val="ListParagraph"/>
        <w:numPr>
          <w:ilvl w:val="0"/>
          <w:numId w:val="12"/>
        </w:numPr>
        <w:rPr>
          <w:rFonts w:cs="ArialMT"/>
        </w:rPr>
      </w:pPr>
      <w:r w:rsidRPr="00221E0C">
        <w:lastRenderedPageBreak/>
        <w:t xml:space="preserve">Select a </w:t>
      </w:r>
      <w:r>
        <w:t>small</w:t>
      </w:r>
      <w:r w:rsidRPr="00221E0C">
        <w:t xml:space="preserve"> </w:t>
      </w:r>
      <w:r>
        <w:t xml:space="preserve">file </w:t>
      </w:r>
      <w:r w:rsidRPr="00221E0C">
        <w:t xml:space="preserve">to upload and click </w:t>
      </w:r>
      <w:r w:rsidRPr="00221E0C">
        <w:rPr>
          <w:b/>
          <w:bCs/>
        </w:rPr>
        <w:t>Open</w:t>
      </w:r>
      <w:r>
        <w:t xml:space="preserve">. </w:t>
      </w:r>
      <w:r w:rsidRPr="00221E0C">
        <w:t>The</w:t>
      </w:r>
      <w:r>
        <w:t xml:space="preserve"> </w:t>
      </w:r>
      <w:r>
        <w:rPr>
          <w:b/>
        </w:rPr>
        <w:t xml:space="preserve">Upload </w:t>
      </w:r>
      <w:r>
        <w:t xml:space="preserve">dialogue </w:t>
      </w:r>
      <w:r w:rsidRPr="00221E0C">
        <w:t>shows the files and folders you've selected to upload.</w:t>
      </w:r>
    </w:p>
    <w:p w14:paraId="5FAC779E" w14:textId="169308D6" w:rsidR="000B7772" w:rsidRDefault="00A92484" w:rsidP="00304210">
      <w:pPr>
        <w:numPr>
          <w:ilvl w:val="0"/>
          <w:numId w:val="12"/>
        </w:numPr>
        <w:tabs>
          <w:tab w:val="left" w:pos="540"/>
        </w:tabs>
        <w:suppressAutoHyphens w:val="0"/>
        <w:spacing w:after="240" w:line="360" w:lineRule="auto"/>
        <w:textAlignment w:val="auto"/>
        <w:rPr>
          <w:rFonts w:cs="Arial"/>
        </w:rPr>
      </w:pPr>
      <w:r>
        <w:rPr>
          <w:rFonts w:cs="Arial"/>
        </w:rPr>
        <w:t>Cli</w:t>
      </w:r>
      <w:r w:rsidR="00C41F99">
        <w:rPr>
          <w:rFonts w:cs="Arial"/>
        </w:rPr>
        <w:t>c</w:t>
      </w:r>
      <w:r>
        <w:rPr>
          <w:rFonts w:cs="Arial"/>
        </w:rPr>
        <w:t xml:space="preserve">k </w:t>
      </w:r>
      <w:r w:rsidRPr="00D67D79">
        <w:rPr>
          <w:rFonts w:cs="Arial"/>
          <w:b/>
        </w:rPr>
        <w:t>Next</w:t>
      </w:r>
      <w:r>
        <w:rPr>
          <w:rFonts w:cs="Arial"/>
        </w:rPr>
        <w:t xml:space="preserve"> to </w:t>
      </w:r>
      <w:r w:rsidR="00694024">
        <w:rPr>
          <w:rFonts w:cs="Arial"/>
        </w:rPr>
        <w:t>review</w:t>
      </w:r>
      <w:r>
        <w:rPr>
          <w:rFonts w:cs="Arial"/>
        </w:rPr>
        <w:t xml:space="preserve"> permissions. </w:t>
      </w:r>
      <w:r w:rsidR="000B7772">
        <w:rPr>
          <w:rFonts w:cs="Arial"/>
        </w:rPr>
        <w:t>Use the default permissions</w:t>
      </w:r>
      <w:r w:rsidR="00694024">
        <w:rPr>
          <w:rFonts w:cs="Arial"/>
        </w:rPr>
        <w:t>.</w:t>
      </w:r>
      <w:r w:rsidR="000B7772">
        <w:rPr>
          <w:rFonts w:cs="Arial"/>
        </w:rPr>
        <w:t xml:space="preserve"> </w:t>
      </w:r>
    </w:p>
    <w:p w14:paraId="4963C241" w14:textId="41053021" w:rsidR="000B7772" w:rsidRDefault="000B7772" w:rsidP="000B7772">
      <w:pPr>
        <w:tabs>
          <w:tab w:val="left" w:pos="540"/>
        </w:tabs>
        <w:suppressAutoHyphens w:val="0"/>
        <w:spacing w:after="240" w:line="360" w:lineRule="auto"/>
        <w:ind w:left="720"/>
        <w:textAlignment w:val="auto"/>
        <w:rPr>
          <w:rFonts w:cs="Arial"/>
        </w:rPr>
      </w:pPr>
      <w:r w:rsidRPr="000B7772">
        <w:rPr>
          <w:rFonts w:cs="Arial"/>
          <w:noProof/>
        </w:rPr>
        <w:drawing>
          <wp:inline distT="0" distB="0" distL="0" distR="0" wp14:anchorId="443FDFEC" wp14:editId="62B7D221">
            <wp:extent cx="5018402" cy="246109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1281" cy="2467414"/>
                    </a:xfrm>
                    <a:prstGeom prst="rect">
                      <a:avLst/>
                    </a:prstGeom>
                  </pic:spPr>
                </pic:pic>
              </a:graphicData>
            </a:graphic>
          </wp:inline>
        </w:drawing>
      </w:r>
    </w:p>
    <w:p w14:paraId="7F142A4A" w14:textId="4AD95FB5" w:rsidR="000B7772" w:rsidRDefault="00694024" w:rsidP="000B7772">
      <w:pPr>
        <w:pStyle w:val="ListParagraph"/>
        <w:numPr>
          <w:ilvl w:val="0"/>
          <w:numId w:val="12"/>
        </w:numPr>
        <w:tabs>
          <w:tab w:val="left" w:pos="540"/>
        </w:tabs>
        <w:spacing w:line="360" w:lineRule="auto"/>
      </w:pPr>
      <w:r>
        <w:t xml:space="preserve">Click Next to review properties. </w:t>
      </w:r>
      <w:r w:rsidR="000B7772">
        <w:t>For the purpose of this lab we wi</w:t>
      </w:r>
      <w:r w:rsidR="004D4836">
        <w:t>ll be using the standard tiering option. Depending on your use case you can choose other tiering options</w:t>
      </w:r>
    </w:p>
    <w:p w14:paraId="6890213C" w14:textId="17F4C907" w:rsidR="004D4836" w:rsidRDefault="00307606" w:rsidP="004D4836">
      <w:pPr>
        <w:pStyle w:val="ListParagraph"/>
        <w:numPr>
          <w:ilvl w:val="0"/>
          <w:numId w:val="0"/>
        </w:numPr>
        <w:tabs>
          <w:tab w:val="left" w:pos="540"/>
        </w:tabs>
        <w:spacing w:line="360" w:lineRule="auto"/>
        <w:ind w:left="720"/>
      </w:pPr>
      <w:r w:rsidRPr="00307606">
        <w:rPr>
          <w:noProof/>
        </w:rPr>
        <w:drawing>
          <wp:inline distT="0" distB="0" distL="0" distR="0" wp14:anchorId="16B957FC" wp14:editId="2400F888">
            <wp:extent cx="5066050" cy="2509736"/>
            <wp:effectExtent l="0" t="0" r="127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8532" cy="2515920"/>
                    </a:xfrm>
                    <a:prstGeom prst="rect">
                      <a:avLst/>
                    </a:prstGeom>
                  </pic:spPr>
                </pic:pic>
              </a:graphicData>
            </a:graphic>
          </wp:inline>
        </w:drawing>
      </w:r>
    </w:p>
    <w:p w14:paraId="2874C8F1" w14:textId="77777777" w:rsidR="00307606" w:rsidRDefault="00307606" w:rsidP="00307606">
      <w:pPr>
        <w:numPr>
          <w:ilvl w:val="0"/>
          <w:numId w:val="24"/>
        </w:numPr>
        <w:tabs>
          <w:tab w:val="left" w:pos="540"/>
        </w:tabs>
        <w:suppressAutoHyphens w:val="0"/>
        <w:spacing w:after="240" w:line="360" w:lineRule="auto"/>
        <w:textAlignment w:val="auto"/>
        <w:rPr>
          <w:rFonts w:cs="Arial"/>
        </w:rPr>
      </w:pPr>
      <w:r>
        <w:rPr>
          <w:rFonts w:cs="Arial"/>
        </w:rPr>
        <w:t xml:space="preserve">Click </w:t>
      </w:r>
      <w:r>
        <w:rPr>
          <w:rFonts w:cs="Arial"/>
          <w:b/>
          <w:bCs/>
        </w:rPr>
        <w:t>Upload</w:t>
      </w:r>
      <w:r>
        <w:rPr>
          <w:rFonts w:cs="Arial"/>
        </w:rPr>
        <w:t>. You can watch the progress of the upload at the bottom of the screen. This appears as soon as the upload begins.</w:t>
      </w:r>
    </w:p>
    <w:p w14:paraId="24D0D8BA" w14:textId="77777777" w:rsidR="00307606" w:rsidRPr="000B7772" w:rsidRDefault="00307606" w:rsidP="004D4836">
      <w:pPr>
        <w:pStyle w:val="ListParagraph"/>
        <w:numPr>
          <w:ilvl w:val="0"/>
          <w:numId w:val="0"/>
        </w:numPr>
        <w:tabs>
          <w:tab w:val="left" w:pos="540"/>
        </w:tabs>
        <w:spacing w:line="360" w:lineRule="auto"/>
        <w:ind w:left="720"/>
      </w:pPr>
    </w:p>
    <w:p w14:paraId="189C9A7E" w14:textId="67D837E3" w:rsidR="003A4E10" w:rsidRPr="00B445A7" w:rsidRDefault="00304210" w:rsidP="00B445A7">
      <w:pPr>
        <w:spacing w:after="240" w:line="360" w:lineRule="auto"/>
        <w:ind w:left="360"/>
        <w:rPr>
          <w:rFonts w:cs="Times New Roman"/>
          <w:b/>
          <w:sz w:val="28"/>
          <w:szCs w:val="24"/>
        </w:rPr>
      </w:pPr>
      <w:r w:rsidRPr="00304210">
        <w:rPr>
          <w:rFonts w:cs="Times New Roman"/>
          <w:b/>
          <w:sz w:val="28"/>
          <w:szCs w:val="24"/>
        </w:rPr>
        <w:lastRenderedPageBreak/>
        <w:t xml:space="preserve">Good </w:t>
      </w:r>
      <w:r>
        <w:rPr>
          <w:rFonts w:cs="Times New Roman"/>
          <w:b/>
          <w:sz w:val="28"/>
          <w:szCs w:val="24"/>
        </w:rPr>
        <w:t>work</w:t>
      </w:r>
      <w:r w:rsidRPr="00304210">
        <w:rPr>
          <w:rFonts w:cs="Times New Roman"/>
          <w:b/>
          <w:sz w:val="28"/>
          <w:szCs w:val="24"/>
        </w:rPr>
        <w:t xml:space="preserve"> - you've added a file to your bucket!</w:t>
      </w:r>
    </w:p>
    <w:p w14:paraId="7A7A6DE1" w14:textId="77777777" w:rsidR="00304210" w:rsidRDefault="00304210" w:rsidP="003A4E10"/>
    <w:p w14:paraId="77170A35" w14:textId="77777777" w:rsidR="00304210" w:rsidRDefault="00304210" w:rsidP="00304210">
      <w:pPr>
        <w:pStyle w:val="Heading1"/>
      </w:pPr>
      <w:r>
        <w:t>View an Object</w:t>
      </w:r>
    </w:p>
    <w:p w14:paraId="49EF793B" w14:textId="77777777" w:rsidR="00304210" w:rsidRDefault="00304210" w:rsidP="00304210">
      <w:pPr>
        <w:rPr>
          <w:rFonts w:cs="Arial"/>
        </w:rPr>
      </w:pPr>
      <w:r w:rsidRPr="00221E0C">
        <w:rPr>
          <w:rFonts w:cs="Arial"/>
        </w:rPr>
        <w:t>Now that you've added an object to a bucket, you can open and view it in a browser.</w:t>
      </w:r>
    </w:p>
    <w:p w14:paraId="7F28D354" w14:textId="77777777" w:rsidR="003A4E10" w:rsidRDefault="003A4E10" w:rsidP="003A4E10"/>
    <w:p w14:paraId="03AF3286" w14:textId="0464729C" w:rsidR="00B445A7" w:rsidRDefault="00304210" w:rsidP="003A4E10">
      <w:pPr>
        <w:rPr>
          <w:rFonts w:cs="Arial"/>
          <w:i/>
        </w:rPr>
      </w:pPr>
      <w:r w:rsidRPr="00304210">
        <w:rPr>
          <w:rFonts w:cs="Arial"/>
          <w:b/>
          <w:bCs/>
          <w:i/>
        </w:rPr>
        <w:t>Note</w:t>
      </w:r>
      <w:r w:rsidRPr="00304210">
        <w:rPr>
          <w:rFonts w:cs="Arial"/>
          <w:bCs/>
          <w:i/>
        </w:rPr>
        <w:t xml:space="preserve">: </w:t>
      </w:r>
      <w:r w:rsidRPr="00304210">
        <w:rPr>
          <w:rFonts w:cs="Arial"/>
          <w:i/>
        </w:rPr>
        <w:t>By default, your Amazon S3 buckets and objects are private. To view an object using a URL, for example, https://s3.amazonaws.com/Bucket/Object the object must be publicly readable. Otherwise, you will need to create signed URL that includes a signature with authentication information. You can optionally save the object locall</w:t>
      </w:r>
      <w:r w:rsidR="00B445A7">
        <w:rPr>
          <w:rFonts w:cs="Arial"/>
          <w:i/>
        </w:rPr>
        <w:t>y.</w:t>
      </w:r>
    </w:p>
    <w:p w14:paraId="7331E3C4" w14:textId="77777777" w:rsidR="00B445A7" w:rsidRDefault="00B445A7" w:rsidP="003A4E10">
      <w:pPr>
        <w:rPr>
          <w:rFonts w:cs="Arial"/>
          <w:i/>
        </w:rPr>
      </w:pPr>
    </w:p>
    <w:p w14:paraId="5BFBD308" w14:textId="77777777" w:rsidR="00B445A7" w:rsidRPr="00B445A7" w:rsidRDefault="00B445A7" w:rsidP="003A4E10">
      <w:pPr>
        <w:rPr>
          <w:i/>
        </w:rPr>
      </w:pPr>
    </w:p>
    <w:p w14:paraId="5BB669E3" w14:textId="5C35E336" w:rsidR="00304210" w:rsidRDefault="00694024" w:rsidP="00030D9E">
      <w:pPr>
        <w:pStyle w:val="ListParagraph"/>
        <w:numPr>
          <w:ilvl w:val="0"/>
          <w:numId w:val="14"/>
        </w:numPr>
      </w:pPr>
      <w:r>
        <w:t>Select your bucket and c</w:t>
      </w:r>
      <w:r w:rsidR="00304210" w:rsidRPr="00304210">
        <w:t xml:space="preserve">lick on the </w:t>
      </w:r>
      <w:r w:rsidR="00304210" w:rsidRPr="00304210">
        <w:rPr>
          <w:b/>
        </w:rPr>
        <w:t>Permissions</w:t>
      </w:r>
      <w:r w:rsidR="00360425">
        <w:t xml:space="preserve">. </w:t>
      </w:r>
      <w:r>
        <w:t xml:space="preserve">Click </w:t>
      </w:r>
      <w:r w:rsidRPr="00D67D79">
        <w:rPr>
          <w:b/>
        </w:rPr>
        <w:t>Edit</w:t>
      </w:r>
      <w:r>
        <w:rPr>
          <w:b/>
        </w:rPr>
        <w:t xml:space="preserve">, </w:t>
      </w:r>
      <w:r w:rsidRPr="00D67D79">
        <w:t>uncheck</w:t>
      </w:r>
      <w:r>
        <w:rPr>
          <w:b/>
        </w:rPr>
        <w:t xml:space="preserve"> </w:t>
      </w:r>
      <w:r w:rsidRPr="00D67D79">
        <w:rPr>
          <w:b/>
        </w:rPr>
        <w:t>B</w:t>
      </w:r>
      <w:r w:rsidR="00360425" w:rsidRPr="00D67D79">
        <w:rPr>
          <w:b/>
        </w:rPr>
        <w:t>lock all public access</w:t>
      </w:r>
      <w:r w:rsidRPr="00D67D79">
        <w:t xml:space="preserve">, and click </w:t>
      </w:r>
      <w:r>
        <w:rPr>
          <w:b/>
        </w:rPr>
        <w:t>Save.</w:t>
      </w:r>
    </w:p>
    <w:p w14:paraId="069B43C9" w14:textId="6A569F88" w:rsidR="00360425" w:rsidRDefault="00360425" w:rsidP="00360425">
      <w:pPr>
        <w:pStyle w:val="ListParagraph"/>
        <w:numPr>
          <w:ilvl w:val="0"/>
          <w:numId w:val="0"/>
        </w:numPr>
        <w:ind w:left="720"/>
      </w:pPr>
      <w:r w:rsidRPr="00360425">
        <w:rPr>
          <w:noProof/>
        </w:rPr>
        <w:drawing>
          <wp:inline distT="0" distB="0" distL="0" distR="0" wp14:anchorId="7DE3C718" wp14:editId="42866CC7">
            <wp:extent cx="5398851" cy="214602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4679" cy="2156289"/>
                    </a:xfrm>
                    <a:prstGeom prst="rect">
                      <a:avLst/>
                    </a:prstGeom>
                  </pic:spPr>
                </pic:pic>
              </a:graphicData>
            </a:graphic>
          </wp:inline>
        </w:drawing>
      </w:r>
    </w:p>
    <w:p w14:paraId="18330B96" w14:textId="48A5C2A5" w:rsidR="00360425" w:rsidRPr="00360425" w:rsidRDefault="00360425" w:rsidP="00360425">
      <w:pPr>
        <w:pStyle w:val="ListParagraph"/>
        <w:numPr>
          <w:ilvl w:val="0"/>
          <w:numId w:val="14"/>
        </w:numPr>
      </w:pPr>
      <w:r>
        <w:t xml:space="preserve">Type in </w:t>
      </w:r>
      <w:r>
        <w:rPr>
          <w:b/>
        </w:rPr>
        <w:t>confirm</w:t>
      </w:r>
    </w:p>
    <w:p w14:paraId="1A291068" w14:textId="1AEECED1" w:rsidR="00360425" w:rsidRDefault="00360425" w:rsidP="00360425">
      <w:pPr>
        <w:pStyle w:val="ListParagraph"/>
        <w:numPr>
          <w:ilvl w:val="0"/>
          <w:numId w:val="0"/>
        </w:numPr>
        <w:ind w:left="720"/>
      </w:pPr>
      <w:r w:rsidRPr="00360425">
        <w:rPr>
          <w:noProof/>
        </w:rPr>
        <w:drawing>
          <wp:inline distT="0" distB="0" distL="0" distR="0" wp14:anchorId="796406E0" wp14:editId="38B1E018">
            <wp:extent cx="4387174" cy="2345491"/>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6899" cy="2361383"/>
                    </a:xfrm>
                    <a:prstGeom prst="rect">
                      <a:avLst/>
                    </a:prstGeom>
                  </pic:spPr>
                </pic:pic>
              </a:graphicData>
            </a:graphic>
          </wp:inline>
        </w:drawing>
      </w:r>
    </w:p>
    <w:p w14:paraId="5680E717" w14:textId="6A311C59" w:rsidR="00360425" w:rsidRDefault="00360425" w:rsidP="00360425">
      <w:pPr>
        <w:pStyle w:val="ListParagraph"/>
        <w:numPr>
          <w:ilvl w:val="0"/>
          <w:numId w:val="0"/>
        </w:numPr>
        <w:ind w:left="720"/>
      </w:pPr>
    </w:p>
    <w:p w14:paraId="79197CC3" w14:textId="2F642B9A" w:rsidR="00360425" w:rsidRDefault="00360425" w:rsidP="00360425">
      <w:pPr>
        <w:pStyle w:val="ListParagraph"/>
        <w:numPr>
          <w:ilvl w:val="0"/>
          <w:numId w:val="14"/>
        </w:numPr>
      </w:pPr>
      <w:r>
        <w:t xml:space="preserve">Click on </w:t>
      </w:r>
      <w:r w:rsidR="00DF63B1">
        <w:t>overview.</w:t>
      </w:r>
      <w:r>
        <w:t xml:space="preserve"> Navigate to the object in your bucket. Click on permissions</w:t>
      </w:r>
    </w:p>
    <w:p w14:paraId="06A68603" w14:textId="1A4CAC1E" w:rsidR="00DF63B1" w:rsidRDefault="00DF63B1" w:rsidP="00DF63B1">
      <w:pPr>
        <w:pStyle w:val="ListParagraph"/>
        <w:numPr>
          <w:ilvl w:val="0"/>
          <w:numId w:val="0"/>
        </w:numPr>
        <w:ind w:left="720"/>
      </w:pPr>
      <w:r w:rsidRPr="00DF63B1">
        <w:rPr>
          <w:noProof/>
        </w:rPr>
        <w:drawing>
          <wp:inline distT="0" distB="0" distL="0" distR="0" wp14:anchorId="0A73C156" wp14:editId="5ECDD295">
            <wp:extent cx="4824919" cy="204530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1735" cy="2056672"/>
                    </a:xfrm>
                    <a:prstGeom prst="rect">
                      <a:avLst/>
                    </a:prstGeom>
                  </pic:spPr>
                </pic:pic>
              </a:graphicData>
            </a:graphic>
          </wp:inline>
        </w:drawing>
      </w:r>
    </w:p>
    <w:p w14:paraId="66A4F22A" w14:textId="28CEDD30" w:rsidR="00DF63B1" w:rsidRDefault="00DF63B1" w:rsidP="00DF63B1">
      <w:pPr>
        <w:pStyle w:val="ListParagraph"/>
        <w:numPr>
          <w:ilvl w:val="0"/>
          <w:numId w:val="14"/>
        </w:numPr>
      </w:pPr>
      <w:r>
        <w:t xml:space="preserve">Scroll down and click on </w:t>
      </w:r>
      <w:r>
        <w:rPr>
          <w:b/>
        </w:rPr>
        <w:t>Everyone</w:t>
      </w:r>
      <w:r>
        <w:t xml:space="preserve"> and </w:t>
      </w:r>
      <w:r>
        <w:rPr>
          <w:b/>
        </w:rPr>
        <w:t>check</w:t>
      </w:r>
      <w:r>
        <w:t xml:space="preserve"> read object. You should see the following message pop up</w:t>
      </w:r>
      <w:r w:rsidR="00694024">
        <w:t xml:space="preserve">. Click </w:t>
      </w:r>
      <w:r w:rsidR="00694024" w:rsidRPr="00D67D79">
        <w:rPr>
          <w:b/>
        </w:rPr>
        <w:t>Save</w:t>
      </w:r>
      <w:r w:rsidR="00694024">
        <w:t>.</w:t>
      </w:r>
    </w:p>
    <w:p w14:paraId="3C2EBDB3" w14:textId="5FE2F6A1" w:rsidR="00360425" w:rsidRDefault="00DF63B1" w:rsidP="00DF63B1">
      <w:pPr>
        <w:pStyle w:val="ListParagraph"/>
        <w:numPr>
          <w:ilvl w:val="0"/>
          <w:numId w:val="0"/>
        </w:numPr>
        <w:ind w:left="720"/>
      </w:pPr>
      <w:r w:rsidRPr="00DF63B1">
        <w:rPr>
          <w:noProof/>
        </w:rPr>
        <w:drawing>
          <wp:inline distT="0" distB="0" distL="0" distR="0" wp14:anchorId="6F3988D1" wp14:editId="33331B24">
            <wp:extent cx="5749046" cy="2204251"/>
            <wp:effectExtent l="0" t="0" r="444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64" cy="2208475"/>
                    </a:xfrm>
                    <a:prstGeom prst="rect">
                      <a:avLst/>
                    </a:prstGeom>
                  </pic:spPr>
                </pic:pic>
              </a:graphicData>
            </a:graphic>
          </wp:inline>
        </w:drawing>
      </w:r>
    </w:p>
    <w:p w14:paraId="7D774FF3" w14:textId="68304E4C" w:rsidR="00304210" w:rsidRPr="00B445A7" w:rsidRDefault="00304210" w:rsidP="00B445A7"/>
    <w:p w14:paraId="31EBB762" w14:textId="67CDC96F" w:rsidR="00304210" w:rsidRPr="00304210" w:rsidRDefault="00304210" w:rsidP="00030D9E">
      <w:pPr>
        <w:pStyle w:val="ListParagraph"/>
        <w:numPr>
          <w:ilvl w:val="0"/>
          <w:numId w:val="14"/>
        </w:numPr>
      </w:pPr>
      <w:r w:rsidRPr="00304210">
        <w:t xml:space="preserve">Click on the </w:t>
      </w:r>
      <w:r w:rsidRPr="00304210">
        <w:rPr>
          <w:b/>
        </w:rPr>
        <w:t>Overview</w:t>
      </w:r>
      <w:r w:rsidRPr="00304210">
        <w:t xml:space="preserve"> tab, and then click on the link to your object at the bottom of the screen </w:t>
      </w:r>
      <w:r>
        <w:t xml:space="preserve">to </w:t>
      </w:r>
      <w:r w:rsidRPr="00304210">
        <w:t>view the file using your browser.</w:t>
      </w:r>
    </w:p>
    <w:p w14:paraId="3AE7062A" w14:textId="55BA956F" w:rsidR="00304210" w:rsidRPr="00304210" w:rsidRDefault="00304210" w:rsidP="00304210">
      <w:pPr>
        <w:rPr>
          <w:rFonts w:cs="Times New Roman"/>
          <w:b/>
          <w:sz w:val="28"/>
          <w:szCs w:val="24"/>
        </w:rPr>
      </w:pPr>
      <w:r w:rsidRPr="00304210">
        <w:rPr>
          <w:rFonts w:cs="Times New Roman"/>
          <w:b/>
          <w:sz w:val="28"/>
          <w:szCs w:val="24"/>
        </w:rPr>
        <w:t xml:space="preserve">Good job - you've </w:t>
      </w:r>
      <w:r>
        <w:rPr>
          <w:rFonts w:cs="Times New Roman"/>
          <w:b/>
          <w:sz w:val="28"/>
          <w:szCs w:val="24"/>
        </w:rPr>
        <w:t>retrieved</w:t>
      </w:r>
      <w:r w:rsidRPr="00304210">
        <w:rPr>
          <w:rFonts w:cs="Times New Roman"/>
          <w:b/>
          <w:sz w:val="28"/>
          <w:szCs w:val="24"/>
        </w:rPr>
        <w:t xml:space="preserve"> your object</w:t>
      </w:r>
      <w:r>
        <w:rPr>
          <w:rFonts w:cs="Times New Roman"/>
          <w:b/>
          <w:sz w:val="28"/>
          <w:szCs w:val="24"/>
        </w:rPr>
        <w:t xml:space="preserve"> from S3 via the web</w:t>
      </w:r>
      <w:r w:rsidRPr="00304210">
        <w:rPr>
          <w:rFonts w:cs="Times New Roman"/>
          <w:b/>
          <w:sz w:val="28"/>
          <w:szCs w:val="24"/>
        </w:rPr>
        <w:t>!</w:t>
      </w:r>
    </w:p>
    <w:p w14:paraId="360F7192" w14:textId="77777777" w:rsidR="003A4E10" w:rsidRDefault="003A4E10" w:rsidP="003A4E10"/>
    <w:p w14:paraId="03A25883" w14:textId="77777777" w:rsidR="00304210" w:rsidRDefault="00304210" w:rsidP="003A4E10"/>
    <w:p w14:paraId="062A5563" w14:textId="77777777" w:rsidR="00304210" w:rsidRDefault="00304210" w:rsidP="003A4E10"/>
    <w:p w14:paraId="1917CF32" w14:textId="3727A8D5" w:rsidR="00B445A7" w:rsidRDefault="00B445A7" w:rsidP="003A4E10"/>
    <w:p w14:paraId="0784BF36" w14:textId="0AA82734" w:rsidR="007D1ACF" w:rsidRDefault="007D1ACF" w:rsidP="003A4E10"/>
    <w:p w14:paraId="6FF4AC49" w14:textId="77777777" w:rsidR="007D1ACF" w:rsidRDefault="007D1ACF" w:rsidP="003A4E10"/>
    <w:p w14:paraId="4174664A" w14:textId="2832EFE8" w:rsidR="00E673C9" w:rsidRDefault="00E673C9">
      <w:pPr>
        <w:widowControl/>
        <w:suppressAutoHyphens w:val="0"/>
        <w:autoSpaceDE/>
        <w:autoSpaceDN/>
        <w:adjustRightInd/>
        <w:spacing w:line="240" w:lineRule="auto"/>
        <w:textAlignment w:val="auto"/>
        <w:rPr>
          <w:rFonts w:cs="Times New Roman"/>
          <w:b/>
          <w:bCs/>
          <w:color w:val="FAA634"/>
          <w:sz w:val="32"/>
          <w:szCs w:val="32"/>
        </w:rPr>
      </w:pPr>
      <w:r>
        <w:br w:type="page"/>
      </w:r>
    </w:p>
    <w:p w14:paraId="38A72D9D" w14:textId="77777777" w:rsidR="00304210" w:rsidRPr="00BD4288" w:rsidRDefault="00304210" w:rsidP="00304210">
      <w:pPr>
        <w:pStyle w:val="Heading1"/>
      </w:pPr>
      <w:bookmarkStart w:id="4" w:name="_Toc478397077"/>
      <w:r>
        <w:lastRenderedPageBreak/>
        <w:t>Move an Object</w:t>
      </w:r>
      <w:bookmarkEnd w:id="4"/>
    </w:p>
    <w:p w14:paraId="008DBEE6" w14:textId="1CB24ACF" w:rsidR="00304210" w:rsidRDefault="00304210" w:rsidP="00304210">
      <w:r w:rsidRPr="00221E0C">
        <w:t xml:space="preserve">Now that you've added an object to a bucket and viewed it, you might like to move the object to a different bucket or folder. </w:t>
      </w:r>
      <w:ins w:id="5" w:author="Microsoft Office User" w:date="2020-01-29T07:55:00Z">
        <w:r w:rsidR="00966EEB">
          <w:t>In this example, we’ll use cut and paste operations to effectively move one or more objects f</w:t>
        </w:r>
      </w:ins>
      <w:ins w:id="6" w:author="Microsoft Office User" w:date="2020-01-29T07:56:00Z">
        <w:r w:rsidR="00966EEB">
          <w:t>rom one bucket to another bucket.</w:t>
        </w:r>
      </w:ins>
    </w:p>
    <w:p w14:paraId="1866B00E" w14:textId="77777777" w:rsidR="00304210" w:rsidRPr="00221E0C" w:rsidRDefault="00304210" w:rsidP="00304210"/>
    <w:p w14:paraId="1802CD5C" w14:textId="1838FF59" w:rsidR="00E673C9" w:rsidDel="00976FAE" w:rsidRDefault="00E673C9" w:rsidP="00030D9E">
      <w:pPr>
        <w:pStyle w:val="ListParagraph"/>
        <w:numPr>
          <w:ilvl w:val="0"/>
          <w:numId w:val="20"/>
        </w:numPr>
        <w:rPr>
          <w:del w:id="7" w:author="Microsoft Office User" w:date="2020-01-28T14:40:00Z"/>
        </w:rPr>
      </w:pPr>
      <w:del w:id="8" w:author="Microsoft Office User" w:date="2020-01-28T14:40:00Z">
        <w:r w:rsidDel="00976FAE">
          <w:delText>Since you cannot move an object from a bucket that does not have Block public access enabled to a bucket that has Block public access enabled, first enable Block public access in your original bucket. Note that enabling Block public access in your original bucket will cause the object level public access that was set in a previous step to be overridden.</w:delText>
        </w:r>
      </w:del>
    </w:p>
    <w:p w14:paraId="58E12F61" w14:textId="3BCF3A77" w:rsidR="00304210" w:rsidRDefault="00304210" w:rsidP="00030D9E">
      <w:pPr>
        <w:pStyle w:val="ListParagraph"/>
        <w:numPr>
          <w:ilvl w:val="0"/>
          <w:numId w:val="20"/>
        </w:numPr>
      </w:pPr>
      <w:r w:rsidRPr="00221E0C">
        <w:t xml:space="preserve">In the </w:t>
      </w:r>
      <w:r w:rsidRPr="006F699A">
        <w:t>Amazon S3 console</w:t>
      </w:r>
      <w:r w:rsidRPr="00221E0C">
        <w:t xml:space="preserve">, </w:t>
      </w:r>
      <w:r>
        <w:t>create a new bucket (reference earlier section for details).</w:t>
      </w:r>
    </w:p>
    <w:p w14:paraId="06BADA2C" w14:textId="77777777" w:rsidR="00976FAE" w:rsidRDefault="00976FAE" w:rsidP="00976FAE">
      <w:pPr>
        <w:pStyle w:val="ListParagraph"/>
        <w:numPr>
          <w:ilvl w:val="0"/>
          <w:numId w:val="20"/>
        </w:numPr>
        <w:rPr>
          <w:ins w:id="9" w:author="Microsoft Office User" w:date="2020-01-28T14:40:00Z"/>
        </w:rPr>
      </w:pPr>
      <w:ins w:id="10" w:author="Microsoft Office User" w:date="2020-01-28T14:40:00Z">
        <w:r>
          <w:t>Select the first bucket you created and enable Block public access in this bucket so that the two buckets will have the same configuration.</w:t>
        </w:r>
      </w:ins>
    </w:p>
    <w:p w14:paraId="51E3946C" w14:textId="388CA5A1" w:rsidR="00304210" w:rsidDel="00976FAE" w:rsidRDefault="00304210" w:rsidP="00030D9E">
      <w:pPr>
        <w:pStyle w:val="ListParagraph"/>
        <w:numPr>
          <w:ilvl w:val="0"/>
          <w:numId w:val="20"/>
        </w:numPr>
        <w:rPr>
          <w:del w:id="11" w:author="Microsoft Office User" w:date="2020-01-28T14:40:00Z"/>
        </w:rPr>
      </w:pPr>
      <w:del w:id="12" w:author="Microsoft Office User" w:date="2020-01-28T14:40:00Z">
        <w:r w:rsidDel="00976FAE">
          <w:delText xml:space="preserve">Select the first bucket you created and view the list of objects.  </w:delText>
        </w:r>
      </w:del>
    </w:p>
    <w:p w14:paraId="0EDFBECB" w14:textId="2440A47F" w:rsidR="00304210" w:rsidRDefault="00304210" w:rsidP="00030D9E">
      <w:pPr>
        <w:pStyle w:val="ListParagraph"/>
        <w:numPr>
          <w:ilvl w:val="0"/>
          <w:numId w:val="20"/>
        </w:numPr>
      </w:pPr>
      <w:r>
        <w:t>Select</w:t>
      </w:r>
      <w:r w:rsidRPr="00221E0C">
        <w:t xml:space="preserve"> the object</w:t>
      </w:r>
      <w:r>
        <w:t>(s)</w:t>
      </w:r>
      <w:r w:rsidRPr="00221E0C">
        <w:t xml:space="preserve"> you want to move</w:t>
      </w:r>
      <w:r>
        <w:t xml:space="preserve"> by clicking the selection box to their left.  You can ignore the info box that opens when you select an object.</w:t>
      </w:r>
    </w:p>
    <w:p w14:paraId="01F3ED3A" w14:textId="647483C7" w:rsidR="00304210" w:rsidRPr="004F2BA1" w:rsidRDefault="00304210" w:rsidP="00030D9E">
      <w:pPr>
        <w:pStyle w:val="ListParagraph"/>
        <w:numPr>
          <w:ilvl w:val="0"/>
          <w:numId w:val="20"/>
        </w:numPr>
      </w:pPr>
      <w:r w:rsidRPr="004F2BA1">
        <w:t xml:space="preserve">Once you’ve selected your files, click on the </w:t>
      </w:r>
      <w:del w:id="13" w:author="Microsoft Office User" w:date="2020-01-28T14:40:00Z">
        <w:r w:rsidRPr="004F2BA1" w:rsidDel="00976FAE">
          <w:rPr>
            <w:b/>
          </w:rPr>
          <w:delText>More</w:delText>
        </w:r>
        <w:r w:rsidRPr="004F2BA1" w:rsidDel="00976FAE">
          <w:delText xml:space="preserve"> </w:delText>
        </w:r>
      </w:del>
      <w:ins w:id="14" w:author="Microsoft Office User" w:date="2020-01-28T14:40:00Z">
        <w:r w:rsidR="00976FAE">
          <w:rPr>
            <w:b/>
          </w:rPr>
          <w:t>Actions</w:t>
        </w:r>
        <w:r w:rsidR="00976FAE" w:rsidRPr="004F2BA1">
          <w:t xml:space="preserve"> </w:t>
        </w:r>
      </w:ins>
      <w:r w:rsidRPr="004F2BA1">
        <w:t xml:space="preserve">button, and then click </w:t>
      </w:r>
      <w:r w:rsidRPr="004F2BA1">
        <w:rPr>
          <w:b/>
        </w:rPr>
        <w:t>Cut</w:t>
      </w:r>
      <w:r w:rsidRPr="004F2BA1">
        <w:t>.</w:t>
      </w:r>
    </w:p>
    <w:p w14:paraId="05E06B7E" w14:textId="7D053C73" w:rsidR="00304210" w:rsidRPr="004F2BA1" w:rsidRDefault="00304210" w:rsidP="00030D9E">
      <w:pPr>
        <w:pStyle w:val="ListParagraph"/>
        <w:numPr>
          <w:ilvl w:val="0"/>
          <w:numId w:val="20"/>
        </w:numPr>
      </w:pPr>
      <w:r w:rsidRPr="004F2BA1">
        <w:t xml:space="preserve">Navigate to the target bucket (and folder, if applicable) to which you want to move the object, click the </w:t>
      </w:r>
      <w:del w:id="15" w:author="Microsoft Office User" w:date="2020-01-28T14:41:00Z">
        <w:r w:rsidRPr="004F2BA1" w:rsidDel="00976FAE">
          <w:rPr>
            <w:b/>
          </w:rPr>
          <w:delText>More</w:delText>
        </w:r>
        <w:r w:rsidRPr="004F2BA1" w:rsidDel="00976FAE">
          <w:delText xml:space="preserve"> </w:delText>
        </w:r>
      </w:del>
      <w:ins w:id="16" w:author="Microsoft Office User" w:date="2020-01-28T14:41:00Z">
        <w:r w:rsidR="00976FAE">
          <w:rPr>
            <w:b/>
          </w:rPr>
          <w:t>Actions</w:t>
        </w:r>
        <w:r w:rsidR="00976FAE" w:rsidRPr="004F2BA1">
          <w:t xml:space="preserve"> </w:t>
        </w:r>
      </w:ins>
      <w:r w:rsidRPr="004F2BA1">
        <w:t xml:space="preserve">button and then click </w:t>
      </w:r>
      <w:r w:rsidRPr="004F2BA1">
        <w:rPr>
          <w:b/>
        </w:rPr>
        <w:t>Paste</w:t>
      </w:r>
      <w:r w:rsidRPr="004F2BA1">
        <w:t xml:space="preserve">.  At the </w:t>
      </w:r>
      <w:r w:rsidRPr="004F2BA1">
        <w:rPr>
          <w:b/>
        </w:rPr>
        <w:t>Cut and paste</w:t>
      </w:r>
      <w:r w:rsidRPr="004F2BA1">
        <w:t xml:space="preserve"> review dialogue, confirm the action by clicking </w:t>
      </w:r>
      <w:r w:rsidRPr="004F2BA1">
        <w:rPr>
          <w:b/>
        </w:rPr>
        <w:t>Paste</w:t>
      </w:r>
      <w:r w:rsidRPr="004F2BA1">
        <w:t>.</w:t>
      </w:r>
    </w:p>
    <w:p w14:paraId="7D4AD057" w14:textId="414E8049" w:rsidR="00976FAE" w:rsidRDefault="00976FAE">
      <w:pPr>
        <w:rPr>
          <w:ins w:id="17" w:author="Microsoft Office User" w:date="2020-01-28T14:41:00Z"/>
        </w:rPr>
        <w:pPrChange w:id="18" w:author="Microsoft Office User" w:date="2020-01-28T14:41:00Z">
          <w:pPr>
            <w:pStyle w:val="ListParagraph"/>
            <w:numPr>
              <w:numId w:val="20"/>
            </w:numPr>
          </w:pPr>
        </w:pPrChange>
      </w:pPr>
      <w:ins w:id="19" w:author="Microsoft Office User" w:date="2020-01-28T14:41:00Z">
        <w:r>
          <w:t>If the paste operation fails, ensure that the source bucket has Block public access enabled.</w:t>
        </w:r>
      </w:ins>
    </w:p>
    <w:p w14:paraId="58F655EA" w14:textId="77777777" w:rsidR="00976FAE" w:rsidRDefault="00976FAE" w:rsidP="004F2BA1">
      <w:pPr>
        <w:rPr>
          <w:ins w:id="20" w:author="Microsoft Office User" w:date="2020-01-28T14:41:00Z"/>
          <w:b/>
          <w:bCs/>
          <w:i/>
        </w:rPr>
      </w:pPr>
    </w:p>
    <w:p w14:paraId="49DBED49" w14:textId="3CF332F3" w:rsidR="00304210" w:rsidRPr="00304210" w:rsidRDefault="00304210" w:rsidP="004F2BA1">
      <w:pPr>
        <w:rPr>
          <w:bCs/>
          <w:i/>
        </w:rPr>
      </w:pPr>
      <w:r w:rsidRPr="00304210">
        <w:rPr>
          <w:b/>
          <w:bCs/>
          <w:i/>
        </w:rPr>
        <w:t>Note</w:t>
      </w:r>
      <w:r w:rsidRPr="00304210">
        <w:rPr>
          <w:bCs/>
          <w:i/>
        </w:rPr>
        <w:t>: When you move an object across buckets the previously set object permissions will persist by default.</w:t>
      </w:r>
    </w:p>
    <w:p w14:paraId="0984B4A0" w14:textId="77777777" w:rsidR="003A4E10" w:rsidRDefault="003A4E10" w:rsidP="003A4E10"/>
    <w:p w14:paraId="096F42C5" w14:textId="2465FE54" w:rsidR="00304210" w:rsidRPr="00304210" w:rsidRDefault="00304210" w:rsidP="00304210">
      <w:pPr>
        <w:spacing w:after="200" w:line="360" w:lineRule="auto"/>
        <w:contextualSpacing/>
        <w:rPr>
          <w:rFonts w:cs="Times New Roman"/>
          <w:b/>
          <w:sz w:val="28"/>
          <w:szCs w:val="24"/>
        </w:rPr>
      </w:pPr>
      <w:r>
        <w:rPr>
          <w:rFonts w:cs="Times New Roman"/>
          <w:b/>
          <w:sz w:val="28"/>
          <w:szCs w:val="24"/>
        </w:rPr>
        <w:t>Congratulations - y</w:t>
      </w:r>
      <w:r w:rsidRPr="00304210">
        <w:rPr>
          <w:rFonts w:cs="Times New Roman"/>
          <w:b/>
          <w:sz w:val="28"/>
          <w:szCs w:val="24"/>
        </w:rPr>
        <w:t>ou have now moved an object between buckets.</w:t>
      </w:r>
    </w:p>
    <w:p w14:paraId="27D54BA3" w14:textId="77777777" w:rsidR="003A4E10" w:rsidRDefault="003A4E10" w:rsidP="003A4E10"/>
    <w:p w14:paraId="3CC366E2" w14:textId="77777777" w:rsidR="003A4E10" w:rsidRDefault="003A4E10" w:rsidP="003A4E10"/>
    <w:p w14:paraId="2F4ECE8F" w14:textId="77777777" w:rsidR="003A4E10" w:rsidRDefault="003A4E10" w:rsidP="003A4E10"/>
    <w:p w14:paraId="06950026" w14:textId="77777777" w:rsidR="00B445A7" w:rsidRDefault="00B445A7" w:rsidP="003A4E10"/>
    <w:p w14:paraId="6482A695" w14:textId="77777777" w:rsidR="00B445A7" w:rsidRDefault="00B445A7" w:rsidP="003A4E10"/>
    <w:p w14:paraId="033D8710" w14:textId="77777777" w:rsidR="00B445A7" w:rsidRDefault="00B445A7" w:rsidP="003A4E10"/>
    <w:p w14:paraId="6A7317A0" w14:textId="77777777" w:rsidR="00B445A7" w:rsidRDefault="00B445A7" w:rsidP="003A4E10"/>
    <w:p w14:paraId="5C5E3269" w14:textId="77777777" w:rsidR="00B445A7" w:rsidRDefault="00B445A7" w:rsidP="003A4E10"/>
    <w:p w14:paraId="24C0DC75" w14:textId="77777777" w:rsidR="00B445A7" w:rsidRDefault="00B445A7" w:rsidP="003A4E10"/>
    <w:p w14:paraId="15D64714" w14:textId="77777777" w:rsidR="00B445A7" w:rsidRDefault="00B445A7" w:rsidP="003A4E10"/>
    <w:p w14:paraId="576FA072" w14:textId="77777777" w:rsidR="00DF63B1" w:rsidRDefault="00DF63B1" w:rsidP="004F2BA1">
      <w:pPr>
        <w:pStyle w:val="Heading1"/>
        <w:rPr>
          <w:rFonts w:cs="ArialMT"/>
          <w:b w:val="0"/>
          <w:bCs w:val="0"/>
          <w:color w:val="191919"/>
          <w:sz w:val="22"/>
          <w:szCs w:val="20"/>
        </w:rPr>
      </w:pPr>
    </w:p>
    <w:p w14:paraId="0E9FEC25" w14:textId="77777777" w:rsidR="00E673C9" w:rsidRDefault="00E673C9">
      <w:pPr>
        <w:widowControl/>
        <w:suppressAutoHyphens w:val="0"/>
        <w:autoSpaceDE/>
        <w:autoSpaceDN/>
        <w:adjustRightInd/>
        <w:spacing w:line="240" w:lineRule="auto"/>
        <w:textAlignment w:val="auto"/>
        <w:rPr>
          <w:rFonts w:cs="Times New Roman"/>
          <w:b/>
          <w:bCs/>
          <w:color w:val="FAA634"/>
          <w:sz w:val="32"/>
          <w:szCs w:val="32"/>
        </w:rPr>
      </w:pPr>
      <w:r>
        <w:br w:type="page"/>
      </w:r>
    </w:p>
    <w:p w14:paraId="0B4A6C18" w14:textId="67003937" w:rsidR="004F2BA1" w:rsidRPr="00891553" w:rsidRDefault="004F2BA1" w:rsidP="004F2BA1">
      <w:pPr>
        <w:pStyle w:val="Heading1"/>
      </w:pPr>
      <w:r>
        <w:lastRenderedPageBreak/>
        <w:t>Enable</w:t>
      </w:r>
      <w:r w:rsidRPr="00C56CA4">
        <w:t xml:space="preserve"> </w:t>
      </w:r>
      <w:r>
        <w:t>Bucket Versioning</w:t>
      </w:r>
    </w:p>
    <w:p w14:paraId="412186D9" w14:textId="77777777" w:rsidR="004F2BA1" w:rsidRDefault="004F2BA1" w:rsidP="004F2BA1">
      <w:r>
        <w:t>If you want to add new version of the object to the same bucket but want to retain the old version, you can turn on bucket versioning.</w:t>
      </w:r>
    </w:p>
    <w:p w14:paraId="110FF41A" w14:textId="77777777" w:rsidR="004F2BA1" w:rsidRDefault="004F2BA1" w:rsidP="004F2BA1"/>
    <w:p w14:paraId="10417587" w14:textId="6C626FBD" w:rsidR="003A4E10" w:rsidRDefault="004F2BA1" w:rsidP="003A4E10">
      <w:pPr>
        <w:pStyle w:val="ListParagraph"/>
        <w:numPr>
          <w:ilvl w:val="0"/>
          <w:numId w:val="19"/>
        </w:numPr>
      </w:pPr>
      <w:r>
        <w:t xml:space="preserve">In the S3 Console, click on the link representing </w:t>
      </w:r>
      <w:r w:rsidRPr="00121523">
        <w:t xml:space="preserve">the bucket you created, and </w:t>
      </w:r>
      <w:r>
        <w:t xml:space="preserve">then select the </w:t>
      </w:r>
      <w:r w:rsidRPr="004F2BA1">
        <w:rPr>
          <w:b/>
        </w:rPr>
        <w:t>Properties</w:t>
      </w:r>
      <w:r>
        <w:t xml:space="preserve"> tab.</w:t>
      </w:r>
    </w:p>
    <w:p w14:paraId="3A4668A0" w14:textId="2BDF35C8" w:rsidR="003A4E10" w:rsidRDefault="004F2BA1" w:rsidP="003A4E10">
      <w:r>
        <w:rPr>
          <w:rFonts w:cs="Arial"/>
          <w:noProof/>
        </w:rPr>
        <w:drawing>
          <wp:inline distT="0" distB="0" distL="0" distR="0" wp14:anchorId="2D1EF992" wp14:editId="7FF301FE">
            <wp:extent cx="5015620" cy="2413767"/>
            <wp:effectExtent l="152400" t="152400" r="344170" b="3422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9199" cy="241549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0C7AFD" w14:textId="77777777" w:rsidR="004F2BA1" w:rsidRDefault="004F2BA1" w:rsidP="003A4E10"/>
    <w:p w14:paraId="4EA26A35" w14:textId="18F29F61" w:rsidR="004F2BA1" w:rsidRDefault="004F2BA1" w:rsidP="00030D9E">
      <w:pPr>
        <w:pStyle w:val="ListParagraph"/>
        <w:numPr>
          <w:ilvl w:val="0"/>
          <w:numId w:val="19"/>
        </w:numPr>
      </w:pPr>
      <w:r>
        <w:t xml:space="preserve">Click on </w:t>
      </w:r>
      <w:r w:rsidRPr="004A6A47">
        <w:t xml:space="preserve">the </w:t>
      </w:r>
      <w:r w:rsidRPr="004F2BA1">
        <w:rPr>
          <w:b/>
        </w:rPr>
        <w:t>Versioning</w:t>
      </w:r>
      <w:r w:rsidRPr="004A6A47">
        <w:t xml:space="preserve"> </w:t>
      </w:r>
      <w:r>
        <w:t>tile</w:t>
      </w:r>
      <w:r w:rsidRPr="004A6A47">
        <w:t xml:space="preserve">, </w:t>
      </w:r>
      <w:r>
        <w:t xml:space="preserve">select the </w:t>
      </w:r>
      <w:r w:rsidRPr="004F2BA1">
        <w:rPr>
          <w:b/>
        </w:rPr>
        <w:t>Enable versioning</w:t>
      </w:r>
      <w:r>
        <w:t xml:space="preserve"> radio button, and then </w:t>
      </w:r>
      <w:r w:rsidRPr="006537A4">
        <w:t>click</w:t>
      </w:r>
      <w:r>
        <w:t xml:space="preserve"> </w:t>
      </w:r>
      <w:r w:rsidRPr="004F2BA1">
        <w:rPr>
          <w:b/>
        </w:rPr>
        <w:t>Save</w:t>
      </w:r>
      <w:r>
        <w:t>.</w:t>
      </w:r>
    </w:p>
    <w:p w14:paraId="60C64A17" w14:textId="77777777" w:rsidR="004F2BA1" w:rsidRPr="004F2BA1" w:rsidRDefault="004F2BA1" w:rsidP="00030D9E">
      <w:pPr>
        <w:pStyle w:val="ListParagraph"/>
        <w:numPr>
          <w:ilvl w:val="0"/>
          <w:numId w:val="19"/>
        </w:numPr>
      </w:pPr>
      <w:r w:rsidRPr="004F2BA1">
        <w:t xml:space="preserve">Choose an object that you are able to edit on your computer, and upload it using the steps from the </w:t>
      </w:r>
      <w:r w:rsidRPr="004F2BA1">
        <w:rPr>
          <w:b/>
        </w:rPr>
        <w:t>Add an Object to a Bucket</w:t>
      </w:r>
      <w:r w:rsidRPr="004F2BA1">
        <w:t xml:space="preserve"> section above.</w:t>
      </w:r>
    </w:p>
    <w:p w14:paraId="321543DA" w14:textId="77777777" w:rsidR="004F2BA1" w:rsidRPr="004F2BA1" w:rsidRDefault="004F2BA1" w:rsidP="00030D9E">
      <w:pPr>
        <w:pStyle w:val="ListParagraph"/>
        <w:numPr>
          <w:ilvl w:val="0"/>
          <w:numId w:val="19"/>
        </w:numPr>
      </w:pPr>
      <w:r w:rsidRPr="004F2BA1">
        <w:t xml:space="preserve">Now open the original file on your computer and edit it, saving the updated version under the </w:t>
      </w:r>
      <w:r w:rsidRPr="004F2BA1">
        <w:rPr>
          <w:b/>
        </w:rPr>
        <w:t>same file name</w:t>
      </w:r>
      <w:r w:rsidRPr="004F2BA1">
        <w:t>.</w:t>
      </w:r>
    </w:p>
    <w:p w14:paraId="74D8C075" w14:textId="77777777" w:rsidR="004F2BA1" w:rsidRPr="004F2BA1" w:rsidRDefault="004F2BA1" w:rsidP="00030D9E">
      <w:pPr>
        <w:pStyle w:val="ListParagraph"/>
        <w:numPr>
          <w:ilvl w:val="0"/>
          <w:numId w:val="19"/>
        </w:numPr>
      </w:pPr>
      <w:r w:rsidRPr="004F2BA1">
        <w:t>Upload this updated file to the S3 bucket in the same way as before.</w:t>
      </w:r>
    </w:p>
    <w:p w14:paraId="1CD73A04" w14:textId="5BCE0F8D" w:rsidR="004F2BA1" w:rsidRDefault="004F2BA1" w:rsidP="00030D9E">
      <w:pPr>
        <w:pStyle w:val="ListParagraph"/>
        <w:numPr>
          <w:ilvl w:val="0"/>
          <w:numId w:val="19"/>
        </w:numPr>
      </w:pPr>
      <w:r w:rsidRPr="004F2BA1">
        <w:t xml:space="preserve">Now click on the object’s link in the S3 bucket and click on the words </w:t>
      </w:r>
      <w:r w:rsidRPr="004F2BA1">
        <w:rPr>
          <w:b/>
        </w:rPr>
        <w:t>Latest version</w:t>
      </w:r>
      <w:r w:rsidRPr="004F2BA1">
        <w:t xml:space="preserve"> (to the right of the object’s name).</w:t>
      </w:r>
    </w:p>
    <w:p w14:paraId="07D979E8" w14:textId="5EF065E4" w:rsidR="004F2BA1" w:rsidRDefault="00030D9E" w:rsidP="003A4E10">
      <w:r w:rsidRPr="00030D9E">
        <w:rPr>
          <w:noProof/>
        </w:rPr>
        <w:lastRenderedPageBreak/>
        <w:drawing>
          <wp:inline distT="0" distB="0" distL="0" distR="0" wp14:anchorId="4781B465" wp14:editId="1904B3BD">
            <wp:extent cx="4849195" cy="1539089"/>
            <wp:effectExtent l="152400" t="152400" r="345440" b="3409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86899" cy="1551056"/>
                    </a:xfrm>
                    <a:prstGeom prst="rect">
                      <a:avLst/>
                    </a:prstGeom>
                    <a:ln>
                      <a:noFill/>
                    </a:ln>
                    <a:effectLst>
                      <a:outerShdw blurRad="292100" dist="139700" dir="2700000" algn="tl" rotWithShape="0">
                        <a:srgbClr val="333333">
                          <a:alpha val="65000"/>
                        </a:srgbClr>
                      </a:outerShdw>
                    </a:effectLst>
                  </pic:spPr>
                </pic:pic>
              </a:graphicData>
            </a:graphic>
          </wp:inline>
        </w:drawing>
      </w:r>
    </w:p>
    <w:p w14:paraId="3E395838" w14:textId="77777777" w:rsidR="00030D9E" w:rsidRDefault="00030D9E" w:rsidP="00030D9E">
      <w:pPr>
        <w:spacing w:line="360" w:lineRule="auto"/>
        <w:rPr>
          <w:rFonts w:cs="Arial"/>
        </w:rPr>
      </w:pPr>
    </w:p>
    <w:p w14:paraId="60CD4768" w14:textId="6D0FB56E" w:rsidR="00030D9E" w:rsidRPr="00577F1E" w:rsidRDefault="00030D9E" w:rsidP="00030D9E">
      <w:r>
        <w:t xml:space="preserve">This shows the different versions of the object in the bucket.  You can click on the </w:t>
      </w:r>
      <w:r>
        <w:rPr>
          <w:b/>
        </w:rPr>
        <w:t>download</w:t>
      </w:r>
      <w:r>
        <w:t xml:space="preserve"> icon </w:t>
      </w:r>
      <w:r w:rsidR="00E462AA">
        <w:t>next to each version of the object to download that version</w:t>
      </w:r>
      <w:r>
        <w:t>.</w:t>
      </w:r>
    </w:p>
    <w:p w14:paraId="19C013CE" w14:textId="77777777" w:rsidR="00030D9E" w:rsidRDefault="00030D9E" w:rsidP="003A4E10"/>
    <w:p w14:paraId="78C488E5" w14:textId="77777777" w:rsidR="00030D9E" w:rsidRDefault="00030D9E" w:rsidP="003A4E10"/>
    <w:p w14:paraId="618DE618" w14:textId="77777777" w:rsidR="00030D9E" w:rsidRPr="00C56CA4" w:rsidRDefault="00030D9E" w:rsidP="00030D9E">
      <w:pPr>
        <w:pStyle w:val="Heading1"/>
      </w:pPr>
      <w:bookmarkStart w:id="21" w:name="_Toc478397079"/>
      <w:r w:rsidRPr="00C56CA4">
        <w:t>Delete an Object and Bucket</w:t>
      </w:r>
      <w:bookmarkEnd w:id="21"/>
    </w:p>
    <w:p w14:paraId="1BC10415" w14:textId="77777777" w:rsidR="00030D9E" w:rsidRDefault="00030D9E" w:rsidP="00030D9E">
      <w:r>
        <w:t>You’ve</w:t>
      </w:r>
      <w:r w:rsidRPr="00221E0C">
        <w:t xml:space="preserve"> added an object to a bucket</w:t>
      </w:r>
      <w:r>
        <w:t xml:space="preserve">, </w:t>
      </w:r>
      <w:r w:rsidRPr="00221E0C">
        <w:t xml:space="preserve">viewed it, </w:t>
      </w:r>
      <w:r>
        <w:t>and moved it. Now</w:t>
      </w:r>
      <w:r w:rsidRPr="00221E0C">
        <w:t>, you can delete it and the bucket it's in.</w:t>
      </w:r>
    </w:p>
    <w:p w14:paraId="09404D37" w14:textId="77777777" w:rsidR="00030D9E" w:rsidRPr="00221E0C" w:rsidRDefault="00030D9E" w:rsidP="00030D9E"/>
    <w:p w14:paraId="56C6598B" w14:textId="77777777" w:rsidR="00030D9E" w:rsidRDefault="00030D9E" w:rsidP="00030D9E">
      <w:r w:rsidRPr="00221E0C">
        <w:t>If you no longer need to store the objects you uploaded and moved while going through this guide, you should delete them so you do not incur further charges on those objects.</w:t>
      </w:r>
    </w:p>
    <w:p w14:paraId="02DEED4F" w14:textId="77777777" w:rsidR="00030D9E" w:rsidRDefault="00030D9E" w:rsidP="00030D9E"/>
    <w:p w14:paraId="3D429743" w14:textId="40683245" w:rsidR="00030D9E" w:rsidRPr="00030D9E" w:rsidRDefault="00030D9E" w:rsidP="00030D9E">
      <w:pPr>
        <w:pStyle w:val="ListParagraph"/>
        <w:rPr>
          <w:bCs/>
        </w:rPr>
      </w:pPr>
      <w:r w:rsidRPr="00030D9E">
        <w:rPr>
          <w:bCs/>
        </w:rPr>
        <w:t>I</w:t>
      </w:r>
      <w:r w:rsidRPr="00221E0C">
        <w:t xml:space="preserve">n the </w:t>
      </w:r>
      <w:r w:rsidRPr="00030D9E">
        <w:t>Amazon S3 console</w:t>
      </w:r>
      <w:r w:rsidRPr="00221E0C">
        <w:t xml:space="preserve">, click on the </w:t>
      </w:r>
      <w:r>
        <w:t xml:space="preserve">link representing the bucket containing the object(s) </w:t>
      </w:r>
      <w:r w:rsidRPr="00221E0C">
        <w:t>you want to delete.</w:t>
      </w:r>
      <w:r>
        <w:t xml:space="preserve">  Then select the </w:t>
      </w:r>
      <w:r w:rsidR="00E462AA">
        <w:t xml:space="preserve">checkboxes for the </w:t>
      </w:r>
      <w:r>
        <w:t>object(s)</w:t>
      </w:r>
      <w:r w:rsidR="00E462AA">
        <w:t xml:space="preserve"> you would like to delete</w:t>
      </w:r>
      <w:r w:rsidRPr="00221E0C">
        <w:t>.</w:t>
      </w:r>
    </w:p>
    <w:p w14:paraId="6906D6C9" w14:textId="16CBCC9A" w:rsidR="00030D9E" w:rsidRPr="00030D9E" w:rsidRDefault="00030D9E" w:rsidP="00030D9E">
      <w:pPr>
        <w:pStyle w:val="ListParagraph"/>
      </w:pPr>
      <w:r w:rsidRPr="00030D9E">
        <w:t xml:space="preserve">Click the </w:t>
      </w:r>
      <w:r w:rsidR="00E462AA">
        <w:rPr>
          <w:b/>
        </w:rPr>
        <w:t>Actions</w:t>
      </w:r>
      <w:r w:rsidR="00E462AA" w:rsidRPr="00030D9E">
        <w:t xml:space="preserve"> </w:t>
      </w:r>
      <w:r w:rsidRPr="00030D9E">
        <w:t xml:space="preserve">button, followed by </w:t>
      </w:r>
      <w:r w:rsidRPr="00030D9E">
        <w:rPr>
          <w:b/>
        </w:rPr>
        <w:t>Delete</w:t>
      </w:r>
      <w:r w:rsidRPr="00030D9E">
        <w:t xml:space="preserve">.  To confirm the action in the </w:t>
      </w:r>
      <w:r w:rsidRPr="00030D9E">
        <w:rPr>
          <w:b/>
        </w:rPr>
        <w:t>Delete objects</w:t>
      </w:r>
      <w:r w:rsidRPr="00030D9E">
        <w:t xml:space="preserve"> dialogue, click </w:t>
      </w:r>
      <w:r w:rsidRPr="00030D9E">
        <w:rPr>
          <w:b/>
        </w:rPr>
        <w:t>Delete</w:t>
      </w:r>
      <w:r w:rsidRPr="00030D9E">
        <w:t>.</w:t>
      </w:r>
    </w:p>
    <w:p w14:paraId="12A03674" w14:textId="4BD64EBE" w:rsidR="00E462AA" w:rsidRDefault="00E462AA" w:rsidP="003A4E10">
      <w:pPr>
        <w:pStyle w:val="ListParagraph"/>
      </w:pPr>
      <w:r>
        <w:t xml:space="preserve">If you deleted one or more objects from a bucket in which versioning is enabled, select the </w:t>
      </w:r>
      <w:r w:rsidRPr="00D67D79">
        <w:rPr>
          <w:b/>
        </w:rPr>
        <w:t>Show</w:t>
      </w:r>
      <w:r>
        <w:t xml:space="preserve"> option next to </w:t>
      </w:r>
      <w:r w:rsidRPr="00D67D79">
        <w:rPr>
          <w:b/>
        </w:rPr>
        <w:t>Versions</w:t>
      </w:r>
      <w:r>
        <w:t xml:space="preserve"> to see that the older versions of the deleted objects still exist. You can then select the checkboxes for the older versions of the objects, click </w:t>
      </w:r>
      <w:r w:rsidRPr="00D67D79">
        <w:rPr>
          <w:b/>
        </w:rPr>
        <w:t>Actions</w:t>
      </w:r>
      <w:r>
        <w:t xml:space="preserve"> and then </w:t>
      </w:r>
      <w:r w:rsidRPr="00D67D79">
        <w:rPr>
          <w:b/>
        </w:rPr>
        <w:t>Delete</w:t>
      </w:r>
      <w:r>
        <w:t xml:space="preserve"> to delete the older versions.</w:t>
      </w:r>
      <w:r>
        <w:br/>
      </w:r>
      <w:r w:rsidRPr="00E462AA">
        <w:rPr>
          <w:noProof/>
        </w:rPr>
        <w:lastRenderedPageBreak/>
        <w:drawing>
          <wp:inline distT="0" distB="0" distL="0" distR="0" wp14:anchorId="0B10AAC4" wp14:editId="7DDF2ADD">
            <wp:extent cx="6492240" cy="1679575"/>
            <wp:effectExtent l="139700" t="139700" r="327660" b="3270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92240" cy="1679575"/>
                    </a:xfrm>
                    <a:prstGeom prst="rect">
                      <a:avLst/>
                    </a:prstGeom>
                    <a:effectLst>
                      <a:outerShdw blurRad="292100" dist="139700" dir="2700000" algn="tl" rotWithShape="0">
                        <a:prstClr val="black">
                          <a:alpha val="40000"/>
                        </a:prstClr>
                      </a:outerShdw>
                    </a:effectLst>
                  </pic:spPr>
                </pic:pic>
              </a:graphicData>
            </a:graphic>
          </wp:inline>
        </w:drawing>
      </w:r>
    </w:p>
    <w:p w14:paraId="26C4A8D6" w14:textId="03B35A6A" w:rsidR="00030D9E" w:rsidRDefault="00030D9E" w:rsidP="003A4E10">
      <w:pPr>
        <w:pStyle w:val="ListParagraph"/>
      </w:pPr>
      <w:r w:rsidRPr="00030D9E">
        <w:t xml:space="preserve">Navigate back to the S3 console and select the bucket icon of the bucket you want to delete (not the link to its right), and </w:t>
      </w:r>
      <w:r>
        <w:t>at the top of the page,</w:t>
      </w:r>
      <w:r w:rsidRPr="00030D9E">
        <w:t xml:space="preserve"> click </w:t>
      </w:r>
      <w:r w:rsidRPr="00030D9E">
        <w:rPr>
          <w:b/>
        </w:rPr>
        <w:t>Delete bucket</w:t>
      </w:r>
      <w:r w:rsidRPr="00030D9E">
        <w:t xml:space="preserve">. Confirm the deletion by typing its name verbatim at the </w:t>
      </w:r>
      <w:r w:rsidRPr="00030D9E">
        <w:rPr>
          <w:b/>
        </w:rPr>
        <w:t>Delete bucket</w:t>
      </w:r>
      <w:r w:rsidRPr="00030D9E">
        <w:t xml:space="preserve"> prompt.</w:t>
      </w:r>
    </w:p>
    <w:p w14:paraId="072CB462" w14:textId="446095F7" w:rsidR="004F2BA1" w:rsidRDefault="00030D9E" w:rsidP="003A4E10">
      <w:r>
        <w:rPr>
          <w:rFonts w:eastAsia="MS Mincho"/>
          <w:noProof/>
        </w:rPr>
        <w:drawing>
          <wp:inline distT="0" distB="0" distL="0" distR="0" wp14:anchorId="48660769" wp14:editId="00624910">
            <wp:extent cx="6492240" cy="695325"/>
            <wp:effectExtent l="0" t="38100" r="0" b="66675"/>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5910CF3E" w14:textId="77777777" w:rsidR="004F2BA1" w:rsidRDefault="004F2BA1" w:rsidP="003A4E10"/>
    <w:p w14:paraId="1DA2B949" w14:textId="77777777" w:rsidR="0088271B" w:rsidRPr="0088271B" w:rsidRDefault="0088271B" w:rsidP="0088271B">
      <w:pPr>
        <w:tabs>
          <w:tab w:val="left" w:pos="220"/>
          <w:tab w:val="left" w:pos="540"/>
        </w:tabs>
        <w:spacing w:after="240" w:line="360" w:lineRule="auto"/>
        <w:rPr>
          <w:rFonts w:cs="Times New Roman"/>
          <w:b/>
          <w:sz w:val="28"/>
          <w:szCs w:val="24"/>
        </w:rPr>
      </w:pPr>
      <w:r w:rsidRPr="0088271B">
        <w:rPr>
          <w:rFonts w:cs="Times New Roman"/>
          <w:b/>
          <w:sz w:val="28"/>
          <w:szCs w:val="24"/>
        </w:rPr>
        <w:t>Well done, your bucket is now deleted!</w:t>
      </w:r>
    </w:p>
    <w:p w14:paraId="74EB6DD7" w14:textId="77777777" w:rsidR="004F2BA1" w:rsidRDefault="004F2BA1" w:rsidP="003A4E10"/>
    <w:p w14:paraId="3CE97C75" w14:textId="77777777" w:rsidR="0088271B" w:rsidRPr="00450A3E" w:rsidRDefault="0088271B" w:rsidP="0088271B">
      <w:pPr>
        <w:pStyle w:val="Heading1"/>
      </w:pPr>
      <w:bookmarkStart w:id="22" w:name="_Toc478397080"/>
      <w:r>
        <w:t>Conclusion</w:t>
      </w:r>
      <w:bookmarkEnd w:id="22"/>
    </w:p>
    <w:p w14:paraId="645879E1" w14:textId="3148A3BA" w:rsidR="0088271B" w:rsidRDefault="0088271B" w:rsidP="0088271B">
      <w:r>
        <w:t>In this lab you have learned the basic operations to manage the lifecycle of an S3 object.  First, you created a bucket, which is the logical container of objects.  Then by uploading, viewing, moving an object, and enabling versioning, you learned the basic operations of the object itself.  Finally, you learned how to delete both an object and a bucket.</w:t>
      </w:r>
    </w:p>
    <w:p w14:paraId="6C99BACC" w14:textId="77777777" w:rsidR="00373697" w:rsidRDefault="00373697" w:rsidP="0088271B"/>
    <w:p w14:paraId="1756A17A" w14:textId="77777777" w:rsidR="001E51F3" w:rsidRDefault="00373697" w:rsidP="0088271B">
      <w:r>
        <w:t xml:space="preserve">You should continue exploring more features of S3! </w:t>
      </w:r>
    </w:p>
    <w:p w14:paraId="7484A7CE" w14:textId="77777777" w:rsidR="001E51F3" w:rsidRPr="001E51F3" w:rsidRDefault="00373697" w:rsidP="001E51F3">
      <w:pPr>
        <w:pStyle w:val="ListParagraph"/>
        <w:numPr>
          <w:ilvl w:val="0"/>
          <w:numId w:val="23"/>
        </w:numPr>
        <w:spacing w:after="120"/>
        <w:ind w:left="714" w:hanging="357"/>
        <w:rPr>
          <w:i/>
        </w:rPr>
      </w:pPr>
      <w:r w:rsidRPr="001E51F3">
        <w:rPr>
          <w:i/>
        </w:rPr>
        <w:t xml:space="preserve">Did you know you can host a website entirely on S3? </w:t>
      </w:r>
    </w:p>
    <w:p w14:paraId="016DB4AD" w14:textId="77777777" w:rsidR="001E51F3" w:rsidRPr="001E51F3" w:rsidRDefault="00373697" w:rsidP="001E51F3">
      <w:pPr>
        <w:pStyle w:val="ListParagraph"/>
        <w:numPr>
          <w:ilvl w:val="0"/>
          <w:numId w:val="23"/>
        </w:numPr>
        <w:spacing w:after="120"/>
        <w:ind w:left="714" w:hanging="357"/>
        <w:rPr>
          <w:i/>
        </w:rPr>
      </w:pPr>
      <w:r w:rsidRPr="001E51F3">
        <w:rPr>
          <w:i/>
        </w:rPr>
        <w:t xml:space="preserve">Did you know you can define automated lifecycle policies? </w:t>
      </w:r>
    </w:p>
    <w:p w14:paraId="60A01746" w14:textId="68B90DB0" w:rsidR="00373697" w:rsidRPr="001E51F3" w:rsidRDefault="00373697" w:rsidP="001E51F3">
      <w:pPr>
        <w:pStyle w:val="ListParagraph"/>
        <w:numPr>
          <w:ilvl w:val="0"/>
          <w:numId w:val="23"/>
        </w:numPr>
        <w:spacing w:after="120"/>
        <w:ind w:left="714" w:hanging="357"/>
        <w:rPr>
          <w:i/>
        </w:rPr>
      </w:pPr>
      <w:r w:rsidRPr="001E51F3">
        <w:rPr>
          <w:i/>
        </w:rPr>
        <w:t>How about fine-grained access control with Bucket Policy?</w:t>
      </w:r>
    </w:p>
    <w:p w14:paraId="0502944F" w14:textId="77777777" w:rsidR="002C4D76" w:rsidRDefault="002C4D76" w:rsidP="00422494"/>
    <w:sectPr w:rsidR="002C4D76" w:rsidSect="00C66C90">
      <w:headerReference w:type="default" r:id="rId34"/>
      <w:footerReference w:type="default" r:id="rId35"/>
      <w:headerReference w:type="first" r:id="rId36"/>
      <w:pgSz w:w="12240" w:h="15840"/>
      <w:pgMar w:top="1620" w:right="1008" w:bottom="129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619849" w14:textId="77777777" w:rsidR="00E52512" w:rsidRDefault="00E52512" w:rsidP="00422494">
      <w:r>
        <w:separator/>
      </w:r>
    </w:p>
  </w:endnote>
  <w:endnote w:type="continuationSeparator" w:id="0">
    <w:p w14:paraId="00F5933B" w14:textId="77777777" w:rsidR="00E52512" w:rsidRDefault="00E52512" w:rsidP="00422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mazon Ember">
    <w:panose1 w:val="020B0603020204020204"/>
    <w:charset w:val="00"/>
    <w:family w:val="swiss"/>
    <w:pitch w:val="variable"/>
    <w:sig w:usb0="A00002EF" w:usb1="5000205B" w:usb2="00000028" w:usb3="00000000" w:csb0="0000009F" w:csb1="00000000"/>
  </w:font>
  <w:font w:name="ArialMT">
    <w:altName w:val="Arial"/>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mazon Ember Medium">
    <w:panose1 w:val="020B0603020204030204"/>
    <w:charset w:val="00"/>
    <w:family w:val="swiss"/>
    <w:pitch w:val="variable"/>
    <w:sig w:usb0="A00002EF" w:usb1="5000205B" w:usb2="00000028" w:usb3="00000000" w:csb0="0000009F" w:csb1="00000000"/>
  </w:font>
  <w:font w:name="Amazon Ember Light">
    <w:panose1 w:val="020B0403020204020204"/>
    <w:charset w:val="00"/>
    <w:family w:val="swiss"/>
    <w:pitch w:val="variable"/>
    <w:sig w:usb0="A00002EF" w:usb1="5000205B" w:usb2="00000028"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0000500000000020000"/>
    <w:charset w:val="00"/>
    <w:family w:val="auto"/>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F64584" w14:textId="77777777" w:rsidR="002619D2" w:rsidRDefault="006F40F2" w:rsidP="00422494">
    <w:pPr>
      <w:pStyle w:val="Footer"/>
    </w:pPr>
    <w:r>
      <w:rPr>
        <w:noProof/>
      </w:rPr>
      <mc:AlternateContent>
        <mc:Choice Requires="wps">
          <w:drawing>
            <wp:anchor distT="0" distB="0" distL="114300" distR="114300" simplePos="0" relativeHeight="251661312" behindDoc="0" locked="0" layoutInCell="1" allowOverlap="1" wp14:anchorId="30617208" wp14:editId="25606F1B">
              <wp:simplePos x="0" y="0"/>
              <wp:positionH relativeFrom="column">
                <wp:posOffset>-15452</wp:posOffset>
              </wp:positionH>
              <wp:positionV relativeFrom="paragraph">
                <wp:posOffset>118957</wp:posOffset>
              </wp:positionV>
              <wp:extent cx="6743700" cy="0"/>
              <wp:effectExtent l="0" t="0" r="12700" b="25400"/>
              <wp:wrapNone/>
              <wp:docPr id="5" name="Straight Connector 5"/>
              <wp:cNvGraphicFramePr/>
              <a:graphic xmlns:a="http://schemas.openxmlformats.org/drawingml/2006/main">
                <a:graphicData uri="http://schemas.microsoft.com/office/word/2010/wordprocessingShape">
                  <wps:wsp>
                    <wps:cNvCnPr/>
                    <wps:spPr>
                      <a:xfrm>
                        <a:off x="0" y="0"/>
                        <a:ext cx="6743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mo="http://schemas.microsoft.com/office/mac/office/2008/main" xmlns:mv="urn:schemas-microsoft-com:mac:vml">
          <w:pict>
            <v:line w14:anchorId="28BB1005"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pt,9.35pt" to="529.8pt,9.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" strokecolor="black [3200]" strokeweight=".5pt">
              <v:stroke joinstyle="miter"/>
            </v:line>
          </w:pict>
        </mc:Fallback>
      </mc:AlternateContent>
    </w:r>
  </w:p>
  <w:p w14:paraId="29D5B412" w14:textId="14F90FB8" w:rsidR="002619D2" w:rsidRPr="002619D2" w:rsidRDefault="00884BEC" w:rsidP="00422494">
    <w:pPr>
      <w:rPr>
        <w:rFonts w:ascii="Times" w:eastAsiaTheme="minorEastAsia" w:hAnsi="Times" w:cs="Times"/>
        <w:color w:val="auto"/>
      </w:rPr>
    </w:pPr>
    <w:r>
      <w:rPr>
        <w:rFonts w:eastAsiaTheme="minorEastAsia"/>
      </w:rPr>
      <w:t xml:space="preserve">© </w:t>
    </w:r>
    <w:r w:rsidR="00DB3B69">
      <w:rPr>
        <w:rFonts w:eastAsiaTheme="minorEastAsia"/>
      </w:rPr>
      <w:t>2020</w:t>
    </w:r>
    <w:r w:rsidR="006F40F2" w:rsidRPr="002619D2">
      <w:rPr>
        <w:rFonts w:eastAsiaTheme="minorEastAsia"/>
      </w:rPr>
      <w:t>, Amazon Web Services, Inc. or its Affiliates.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534B2A" w14:textId="77777777" w:rsidR="00E52512" w:rsidRDefault="00E52512" w:rsidP="00422494">
      <w:r>
        <w:separator/>
      </w:r>
    </w:p>
  </w:footnote>
  <w:footnote w:type="continuationSeparator" w:id="0">
    <w:p w14:paraId="1384169B" w14:textId="77777777" w:rsidR="00E52512" w:rsidRDefault="00E52512" w:rsidP="004224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B280F4" w14:textId="20FEA28C" w:rsidR="002619D2" w:rsidRPr="002619D2" w:rsidRDefault="00E52512" w:rsidP="00422494">
    <w:bookmarkStart w:id="23" w:name="_MacBuGuideStaticData_1650H"/>
    <w:bookmarkStart w:id="24" w:name="_MacBuGuideStaticData_14546H"/>
    <w:bookmarkStart w:id="25" w:name="_MacBuGuideStaticData_955V"/>
    <w:bookmarkStart w:id="26" w:name="_MacBuGuideStaticData_11261V"/>
  </w:p>
  <w:bookmarkEnd w:id="23"/>
  <w:bookmarkEnd w:id="24"/>
  <w:bookmarkEnd w:id="25"/>
  <w:bookmarkEnd w:id="2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24DB3" w14:textId="77777777" w:rsidR="00757E52" w:rsidRDefault="006F40F2" w:rsidP="00422494">
    <w:pPr>
      <w:pStyle w:val="Header"/>
    </w:pPr>
    <w:bookmarkStart w:id="27" w:name="_MacBuGuideStaticData_976V"/>
    <w:r>
      <w:rPr>
        <w:noProof/>
      </w:rPr>
      <w:drawing>
        <wp:anchor distT="0" distB="0" distL="114300" distR="114300" simplePos="0" relativeHeight="251659264" behindDoc="1" locked="0" layoutInCell="1" allowOverlap="1" wp14:anchorId="7F931C3F" wp14:editId="49AF9AFE">
          <wp:simplePos x="0" y="0"/>
          <wp:positionH relativeFrom="page">
            <wp:posOffset>0</wp:posOffset>
          </wp:positionH>
          <wp:positionV relativeFrom="page">
            <wp:posOffset>0</wp:posOffset>
          </wp:positionV>
          <wp:extent cx="7772610" cy="100584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reference-template-cover.jpg"/>
                  <pic:cNvPicPr/>
                </pic:nvPicPr>
                <pic:blipFill>
                  <a:blip r:embed="rId1">
                    <a:extLst>
                      <a:ext uri="{28A0092B-C50C-407E-A947-70E740481C1C}">
                        <a14:useLocalDpi xmlns:a14="http://schemas.microsoft.com/office/drawing/2010/main" val="0"/>
                      </a:ext>
                    </a:extLst>
                  </a:blip>
                  <a:stretch>
                    <a:fillRect/>
                  </a:stretch>
                </pic:blipFill>
                <pic:spPr>
                  <a:xfrm>
                    <a:off x="0" y="0"/>
                    <a:ext cx="7772610" cy="100584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p>
  <w:bookmarkEnd w:id="2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3560FEA2"/>
    <w:lvl w:ilvl="0" w:tplc="536848AA">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A7254B"/>
    <w:multiLevelType w:val="hybridMultilevel"/>
    <w:tmpl w:val="AEA2EFBA"/>
    <w:lvl w:ilvl="0" w:tplc="4038F74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0A140D"/>
    <w:multiLevelType w:val="hybridMultilevel"/>
    <w:tmpl w:val="F1BA2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6D0830"/>
    <w:multiLevelType w:val="hybridMultilevel"/>
    <w:tmpl w:val="8272E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4E5898"/>
    <w:multiLevelType w:val="hybridMultilevel"/>
    <w:tmpl w:val="FF1C6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68228D"/>
    <w:multiLevelType w:val="hybridMultilevel"/>
    <w:tmpl w:val="41E45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3A0807"/>
    <w:multiLevelType w:val="hybridMultilevel"/>
    <w:tmpl w:val="9FB0C7B0"/>
    <w:lvl w:ilvl="0" w:tplc="3FD2E48C">
      <w:start w:val="1"/>
      <w:numFmt w:val="decimal"/>
      <w:lvlText w:val="%1."/>
      <w:lvlJc w:val="left"/>
      <w:pPr>
        <w:ind w:left="360" w:hanging="360"/>
      </w:pPr>
      <w:rPr>
        <w:rFonts w:ascii="Amazon Ember" w:eastAsia="Times New Roman" w:hAnsi="Amazon Ember" w:cs="ArialM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2918480D"/>
    <w:multiLevelType w:val="hybridMultilevel"/>
    <w:tmpl w:val="2BACEFF8"/>
    <w:lvl w:ilvl="0" w:tplc="A74C9364">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1D3BCA"/>
    <w:multiLevelType w:val="hybridMultilevel"/>
    <w:tmpl w:val="DD8A8F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0CE7A0E"/>
    <w:multiLevelType w:val="hybridMultilevel"/>
    <w:tmpl w:val="5A24A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99502F"/>
    <w:multiLevelType w:val="hybridMultilevel"/>
    <w:tmpl w:val="043E1FBA"/>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4050737E"/>
    <w:multiLevelType w:val="hybridMultilevel"/>
    <w:tmpl w:val="CCEE5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BB7846"/>
    <w:multiLevelType w:val="hybridMultilevel"/>
    <w:tmpl w:val="F17A9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C96761"/>
    <w:multiLevelType w:val="hybridMultilevel"/>
    <w:tmpl w:val="95A2FD5C"/>
    <w:lvl w:ilvl="0" w:tplc="AB36B6E8">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AC76F9"/>
    <w:multiLevelType w:val="hybridMultilevel"/>
    <w:tmpl w:val="E0C8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344F7"/>
    <w:multiLevelType w:val="hybridMultilevel"/>
    <w:tmpl w:val="1B44697C"/>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6F463014"/>
    <w:multiLevelType w:val="hybridMultilevel"/>
    <w:tmpl w:val="EFECF676"/>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70647D4F"/>
    <w:multiLevelType w:val="hybridMultilevel"/>
    <w:tmpl w:val="13A4E2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133120C"/>
    <w:multiLevelType w:val="hybridMultilevel"/>
    <w:tmpl w:val="32CE58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6363945"/>
    <w:multiLevelType w:val="hybridMultilevel"/>
    <w:tmpl w:val="1C8A4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E316ED"/>
    <w:multiLevelType w:val="hybridMultilevel"/>
    <w:tmpl w:val="49D4B0E0"/>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
  </w:num>
  <w:num w:numId="2">
    <w:abstractNumId w:val="0"/>
  </w:num>
  <w:num w:numId="3">
    <w:abstractNumId w:val="8"/>
  </w:num>
  <w:num w:numId="4">
    <w:abstractNumId w:val="3"/>
  </w:num>
  <w:num w:numId="5">
    <w:abstractNumId w:val="0"/>
  </w:num>
  <w:num w:numId="6">
    <w:abstractNumId w:val="0"/>
    <w:lvlOverride w:ilvl="0">
      <w:startOverride w:val="1"/>
    </w:lvlOverride>
  </w:num>
  <w:num w:numId="7">
    <w:abstractNumId w:val="6"/>
  </w:num>
  <w:num w:numId="8">
    <w:abstractNumId w:val="14"/>
  </w:num>
  <w:num w:numId="9">
    <w:abstractNumId w:val="17"/>
  </w:num>
  <w:num w:numId="10">
    <w:abstractNumId w:val="12"/>
  </w:num>
  <w:num w:numId="11">
    <w:abstractNumId w:val="20"/>
  </w:num>
  <w:num w:numId="12">
    <w:abstractNumId w:val="5"/>
  </w:num>
  <w:num w:numId="13">
    <w:abstractNumId w:val="9"/>
  </w:num>
  <w:num w:numId="14">
    <w:abstractNumId w:val="13"/>
  </w:num>
  <w:num w:numId="15">
    <w:abstractNumId w:val="15"/>
  </w:num>
  <w:num w:numId="16">
    <w:abstractNumId w:val="16"/>
  </w:num>
  <w:num w:numId="17">
    <w:abstractNumId w:val="11"/>
  </w:num>
  <w:num w:numId="18">
    <w:abstractNumId w:val="18"/>
  </w:num>
  <w:num w:numId="19">
    <w:abstractNumId w:val="19"/>
  </w:num>
  <w:num w:numId="20">
    <w:abstractNumId w:val="2"/>
  </w:num>
  <w:num w:numId="21">
    <w:abstractNumId w:val="10"/>
  </w:num>
  <w:num w:numId="22">
    <w:abstractNumId w:val="7"/>
  </w:num>
  <w:num w:numId="23">
    <w:abstractNumId w:val="4"/>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8"/>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40F2"/>
    <w:rsid w:val="00030D9E"/>
    <w:rsid w:val="00062AC9"/>
    <w:rsid w:val="00064427"/>
    <w:rsid w:val="00094F8F"/>
    <w:rsid w:val="00096041"/>
    <w:rsid w:val="000B7772"/>
    <w:rsid w:val="000E36C8"/>
    <w:rsid w:val="00115BF5"/>
    <w:rsid w:val="001543D9"/>
    <w:rsid w:val="001874B5"/>
    <w:rsid w:val="001E4025"/>
    <w:rsid w:val="001E51F3"/>
    <w:rsid w:val="00200A22"/>
    <w:rsid w:val="00217C01"/>
    <w:rsid w:val="00247E4C"/>
    <w:rsid w:val="002B3BBA"/>
    <w:rsid w:val="002C24D2"/>
    <w:rsid w:val="002C4D76"/>
    <w:rsid w:val="002D2EA2"/>
    <w:rsid w:val="002F629C"/>
    <w:rsid w:val="00304210"/>
    <w:rsid w:val="00307606"/>
    <w:rsid w:val="00342208"/>
    <w:rsid w:val="00357E84"/>
    <w:rsid w:val="00360425"/>
    <w:rsid w:val="00373697"/>
    <w:rsid w:val="003A4E10"/>
    <w:rsid w:val="003D6853"/>
    <w:rsid w:val="004075E4"/>
    <w:rsid w:val="00422494"/>
    <w:rsid w:val="004327A8"/>
    <w:rsid w:val="004672FE"/>
    <w:rsid w:val="004D4836"/>
    <w:rsid w:val="004F2BA1"/>
    <w:rsid w:val="005340DB"/>
    <w:rsid w:val="00537C3D"/>
    <w:rsid w:val="00552491"/>
    <w:rsid w:val="0055763E"/>
    <w:rsid w:val="00625EFD"/>
    <w:rsid w:val="00694024"/>
    <w:rsid w:val="006B2AA1"/>
    <w:rsid w:val="006D3718"/>
    <w:rsid w:val="006E7A39"/>
    <w:rsid w:val="006F40F2"/>
    <w:rsid w:val="006F714F"/>
    <w:rsid w:val="007047FE"/>
    <w:rsid w:val="0078727B"/>
    <w:rsid w:val="007D1ACF"/>
    <w:rsid w:val="007F660E"/>
    <w:rsid w:val="00851BFD"/>
    <w:rsid w:val="0088271B"/>
    <w:rsid w:val="00884BEC"/>
    <w:rsid w:val="008B328C"/>
    <w:rsid w:val="009379E4"/>
    <w:rsid w:val="0095726C"/>
    <w:rsid w:val="00966EEB"/>
    <w:rsid w:val="00976FAE"/>
    <w:rsid w:val="00986972"/>
    <w:rsid w:val="009E1123"/>
    <w:rsid w:val="009E6432"/>
    <w:rsid w:val="00A0101C"/>
    <w:rsid w:val="00A32F6A"/>
    <w:rsid w:val="00A36AEA"/>
    <w:rsid w:val="00A63740"/>
    <w:rsid w:val="00A92484"/>
    <w:rsid w:val="00AB7D5D"/>
    <w:rsid w:val="00AD6998"/>
    <w:rsid w:val="00B07104"/>
    <w:rsid w:val="00B221E7"/>
    <w:rsid w:val="00B36213"/>
    <w:rsid w:val="00B445A7"/>
    <w:rsid w:val="00B47572"/>
    <w:rsid w:val="00B56244"/>
    <w:rsid w:val="00BD0549"/>
    <w:rsid w:val="00BF3B85"/>
    <w:rsid w:val="00C00202"/>
    <w:rsid w:val="00C0117E"/>
    <w:rsid w:val="00C30478"/>
    <w:rsid w:val="00C41F99"/>
    <w:rsid w:val="00C670CF"/>
    <w:rsid w:val="00C905BE"/>
    <w:rsid w:val="00C93767"/>
    <w:rsid w:val="00CD7EB0"/>
    <w:rsid w:val="00D67D79"/>
    <w:rsid w:val="00D9785C"/>
    <w:rsid w:val="00DB3B69"/>
    <w:rsid w:val="00DC0CC5"/>
    <w:rsid w:val="00DC10F7"/>
    <w:rsid w:val="00DD0115"/>
    <w:rsid w:val="00DD6132"/>
    <w:rsid w:val="00DE2453"/>
    <w:rsid w:val="00DF63B1"/>
    <w:rsid w:val="00E0787D"/>
    <w:rsid w:val="00E462AA"/>
    <w:rsid w:val="00E52512"/>
    <w:rsid w:val="00E673C9"/>
    <w:rsid w:val="00E9263B"/>
    <w:rsid w:val="00E97D75"/>
    <w:rsid w:val="00EE4882"/>
    <w:rsid w:val="00EF46A4"/>
    <w:rsid w:val="00F22E81"/>
    <w:rsid w:val="00F2797F"/>
    <w:rsid w:val="00F36DAD"/>
    <w:rsid w:val="00FA52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53E5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2494"/>
    <w:pPr>
      <w:widowControl w:val="0"/>
      <w:suppressAutoHyphens/>
      <w:autoSpaceDE w:val="0"/>
      <w:autoSpaceDN w:val="0"/>
      <w:adjustRightInd w:val="0"/>
      <w:spacing w:line="320" w:lineRule="atLeast"/>
      <w:textAlignment w:val="center"/>
    </w:pPr>
    <w:rPr>
      <w:rFonts w:ascii="Amazon Ember" w:eastAsia="Times New Roman" w:hAnsi="Amazon Ember" w:cs="ArialMT"/>
      <w:color w:val="191919"/>
      <w:sz w:val="22"/>
      <w:szCs w:val="20"/>
    </w:rPr>
  </w:style>
  <w:style w:type="paragraph" w:styleId="Heading1">
    <w:name w:val="heading 1"/>
    <w:basedOn w:val="Normal"/>
    <w:next w:val="Normal"/>
    <w:link w:val="Heading1Char"/>
    <w:autoRedefine/>
    <w:uiPriority w:val="9"/>
    <w:qFormat/>
    <w:rsid w:val="006F40F2"/>
    <w:pPr>
      <w:spacing w:after="120"/>
      <w:outlineLvl w:val="0"/>
    </w:pPr>
    <w:rPr>
      <w:rFonts w:cs="Times New Roman"/>
      <w:b/>
      <w:bCs/>
      <w:color w:val="FAA634"/>
      <w:sz w:val="32"/>
      <w:szCs w:val="32"/>
    </w:rPr>
  </w:style>
  <w:style w:type="paragraph" w:styleId="Heading2">
    <w:name w:val="heading 2"/>
    <w:basedOn w:val="Normal"/>
    <w:next w:val="Normal"/>
    <w:link w:val="Heading2Char"/>
    <w:autoRedefine/>
    <w:uiPriority w:val="9"/>
    <w:unhideWhenUsed/>
    <w:qFormat/>
    <w:rsid w:val="00AD6998"/>
    <w:pPr>
      <w:widowControl/>
      <w:suppressAutoHyphens w:val="0"/>
      <w:autoSpaceDE/>
      <w:autoSpaceDN/>
      <w:adjustRightInd/>
      <w:spacing w:line="240" w:lineRule="auto"/>
      <w:jc w:val="center"/>
      <w:textAlignment w:val="auto"/>
      <w:outlineLvl w:val="1"/>
    </w:pPr>
    <w:rPr>
      <w:rFonts w:cs="Times New Roman"/>
      <w:b/>
      <w:sz w:val="28"/>
      <w:szCs w:val="24"/>
    </w:rPr>
  </w:style>
  <w:style w:type="paragraph" w:styleId="Heading3">
    <w:name w:val="heading 3"/>
    <w:basedOn w:val="Normal"/>
    <w:next w:val="Normal"/>
    <w:link w:val="Heading3Char"/>
    <w:autoRedefine/>
    <w:uiPriority w:val="9"/>
    <w:unhideWhenUsed/>
    <w:qFormat/>
    <w:rsid w:val="006F40F2"/>
    <w:pPr>
      <w:widowControl/>
      <w:suppressAutoHyphens w:val="0"/>
      <w:autoSpaceDE/>
      <w:autoSpaceDN/>
      <w:adjustRightInd/>
      <w:spacing w:line="240" w:lineRule="auto"/>
      <w:textAlignment w:val="auto"/>
      <w:outlineLvl w:val="2"/>
    </w:pPr>
    <w:rPr>
      <w:rFonts w:cs="Times New Roman"/>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40F2"/>
    <w:rPr>
      <w:rFonts w:ascii="Amazon Ember" w:eastAsia="Times New Roman" w:hAnsi="Amazon Ember" w:cs="Times New Roman"/>
      <w:b/>
      <w:bCs/>
      <w:color w:val="FAA634"/>
      <w:sz w:val="32"/>
      <w:szCs w:val="32"/>
    </w:rPr>
  </w:style>
  <w:style w:type="character" w:customStyle="1" w:styleId="Heading2Char">
    <w:name w:val="Heading 2 Char"/>
    <w:basedOn w:val="DefaultParagraphFont"/>
    <w:link w:val="Heading2"/>
    <w:uiPriority w:val="9"/>
    <w:rsid w:val="00AD6998"/>
    <w:rPr>
      <w:rFonts w:ascii="Amazon Ember" w:eastAsia="Times New Roman" w:hAnsi="Amazon Ember" w:cs="Times New Roman"/>
      <w:b/>
      <w:color w:val="191919"/>
      <w:sz w:val="28"/>
    </w:rPr>
  </w:style>
  <w:style w:type="character" w:customStyle="1" w:styleId="Heading3Char">
    <w:name w:val="Heading 3 Char"/>
    <w:basedOn w:val="DefaultParagraphFont"/>
    <w:link w:val="Heading3"/>
    <w:uiPriority w:val="9"/>
    <w:rsid w:val="006F40F2"/>
    <w:rPr>
      <w:rFonts w:ascii="Arial" w:eastAsia="Times New Roman" w:hAnsi="Arial" w:cs="Times New Roman"/>
      <w:b/>
      <w:color w:val="191919"/>
      <w:sz w:val="22"/>
    </w:rPr>
  </w:style>
  <w:style w:type="paragraph" w:styleId="Header">
    <w:name w:val="header"/>
    <w:basedOn w:val="Normal"/>
    <w:link w:val="HeaderChar"/>
    <w:unhideWhenUsed/>
    <w:rsid w:val="006F40F2"/>
    <w:pPr>
      <w:tabs>
        <w:tab w:val="center" w:pos="4320"/>
        <w:tab w:val="right" w:pos="8640"/>
      </w:tabs>
    </w:pPr>
  </w:style>
  <w:style w:type="character" w:customStyle="1" w:styleId="HeaderChar">
    <w:name w:val="Header Char"/>
    <w:basedOn w:val="DefaultParagraphFont"/>
    <w:link w:val="Header"/>
    <w:rsid w:val="006F40F2"/>
    <w:rPr>
      <w:rFonts w:ascii="Arial" w:eastAsia="Times New Roman" w:hAnsi="Arial" w:cs="ArialMT"/>
      <w:color w:val="191919"/>
      <w:sz w:val="22"/>
      <w:szCs w:val="20"/>
    </w:rPr>
  </w:style>
  <w:style w:type="paragraph" w:styleId="Footer">
    <w:name w:val="footer"/>
    <w:basedOn w:val="Normal"/>
    <w:link w:val="FooterChar"/>
    <w:uiPriority w:val="99"/>
    <w:unhideWhenUsed/>
    <w:rsid w:val="006F40F2"/>
    <w:pPr>
      <w:tabs>
        <w:tab w:val="center" w:pos="4320"/>
        <w:tab w:val="right" w:pos="8640"/>
      </w:tabs>
    </w:pPr>
  </w:style>
  <w:style w:type="character" w:customStyle="1" w:styleId="FooterChar">
    <w:name w:val="Footer Char"/>
    <w:basedOn w:val="DefaultParagraphFont"/>
    <w:link w:val="Footer"/>
    <w:uiPriority w:val="99"/>
    <w:rsid w:val="006F40F2"/>
    <w:rPr>
      <w:rFonts w:ascii="Arial" w:eastAsia="Times New Roman" w:hAnsi="Arial" w:cs="ArialMT"/>
      <w:color w:val="191919"/>
      <w:sz w:val="22"/>
      <w:szCs w:val="20"/>
    </w:rPr>
  </w:style>
  <w:style w:type="paragraph" w:styleId="ListParagraph">
    <w:name w:val="List Paragraph"/>
    <w:basedOn w:val="Normal"/>
    <w:autoRedefine/>
    <w:uiPriority w:val="34"/>
    <w:qFormat/>
    <w:rsid w:val="00030D9E"/>
    <w:pPr>
      <w:numPr>
        <w:numId w:val="22"/>
      </w:numPr>
      <w:suppressAutoHyphens w:val="0"/>
      <w:spacing w:after="240" w:line="240" w:lineRule="auto"/>
      <w:textAlignment w:val="auto"/>
    </w:pPr>
    <w:rPr>
      <w:rFonts w:eastAsia="MS Mincho" w:cs="Arial"/>
      <w:szCs w:val="24"/>
    </w:rPr>
  </w:style>
  <w:style w:type="character" w:styleId="Hyperlink">
    <w:name w:val="Hyperlink"/>
    <w:basedOn w:val="DefaultParagraphFont"/>
    <w:uiPriority w:val="99"/>
    <w:unhideWhenUsed/>
    <w:rsid w:val="006B2AA1"/>
    <w:rPr>
      <w:color w:val="0563C1" w:themeColor="hyperlink"/>
      <w:u w:val="single"/>
    </w:rPr>
  </w:style>
  <w:style w:type="character" w:styleId="Emphasis">
    <w:name w:val="Emphasis"/>
    <w:uiPriority w:val="20"/>
    <w:qFormat/>
    <w:rsid w:val="00200A22"/>
    <w:rPr>
      <w:b/>
      <w:bCs/>
      <w:i/>
      <w:iCs/>
      <w:spacing w:val="10"/>
      <w:bdr w:val="none" w:sz="0" w:space="0" w:color="auto"/>
      <w:shd w:val="clear" w:color="auto" w:fill="auto"/>
    </w:rPr>
  </w:style>
  <w:style w:type="paragraph" w:styleId="NoSpacing">
    <w:name w:val="No Spacing"/>
    <w:basedOn w:val="Normal"/>
    <w:uiPriority w:val="1"/>
    <w:qFormat/>
    <w:rsid w:val="00200A22"/>
    <w:pPr>
      <w:widowControl/>
      <w:suppressAutoHyphens w:val="0"/>
      <w:autoSpaceDE/>
      <w:autoSpaceDN/>
      <w:adjustRightInd/>
      <w:spacing w:line="240" w:lineRule="auto"/>
      <w:textAlignment w:val="auto"/>
    </w:pPr>
    <w:rPr>
      <w:rFonts w:ascii="Arial" w:eastAsiaTheme="minorEastAsia" w:hAnsi="Arial" w:cstheme="minorBidi"/>
      <w:color w:val="auto"/>
      <w:sz w:val="24"/>
      <w:szCs w:val="22"/>
    </w:rPr>
  </w:style>
  <w:style w:type="character" w:styleId="FollowedHyperlink">
    <w:name w:val="FollowedHyperlink"/>
    <w:basedOn w:val="DefaultParagraphFont"/>
    <w:uiPriority w:val="99"/>
    <w:semiHidden/>
    <w:unhideWhenUsed/>
    <w:rsid w:val="00357E84"/>
    <w:rPr>
      <w:color w:val="954F72" w:themeColor="followedHyperlink"/>
      <w:u w:val="single"/>
    </w:rPr>
  </w:style>
  <w:style w:type="paragraph" w:styleId="Title">
    <w:name w:val="Title"/>
    <w:basedOn w:val="Normal"/>
    <w:next w:val="Normal"/>
    <w:link w:val="TitleChar"/>
    <w:uiPriority w:val="10"/>
    <w:qFormat/>
    <w:rsid w:val="006E7A39"/>
    <w:pPr>
      <w:spacing w:line="240" w:lineRule="auto"/>
      <w:contextualSpacing/>
      <w:jc w:val="center"/>
    </w:pPr>
    <w:rPr>
      <w:rFonts w:ascii="Amazon Ember Medium" w:eastAsiaTheme="majorEastAsia" w:hAnsi="Amazon Ember Medium" w:cs="Amazon Ember Medium"/>
      <w:color w:val="auto"/>
      <w:spacing w:val="-10"/>
      <w:kern w:val="28"/>
      <w:sz w:val="72"/>
      <w:szCs w:val="56"/>
    </w:rPr>
  </w:style>
  <w:style w:type="character" w:customStyle="1" w:styleId="TitleChar">
    <w:name w:val="Title Char"/>
    <w:basedOn w:val="DefaultParagraphFont"/>
    <w:link w:val="Title"/>
    <w:uiPriority w:val="10"/>
    <w:rsid w:val="006E7A39"/>
    <w:rPr>
      <w:rFonts w:ascii="Amazon Ember Medium" w:eastAsiaTheme="majorEastAsia" w:hAnsi="Amazon Ember Medium" w:cs="Amazon Ember Medium"/>
      <w:spacing w:val="-10"/>
      <w:kern w:val="28"/>
      <w:sz w:val="72"/>
      <w:szCs w:val="56"/>
    </w:rPr>
  </w:style>
  <w:style w:type="paragraph" w:styleId="Subtitle">
    <w:name w:val="Subtitle"/>
    <w:basedOn w:val="Normal"/>
    <w:next w:val="Normal"/>
    <w:link w:val="SubtitleChar"/>
    <w:uiPriority w:val="11"/>
    <w:qFormat/>
    <w:rsid w:val="006E7A39"/>
    <w:pPr>
      <w:numPr>
        <w:ilvl w:val="1"/>
      </w:numPr>
      <w:pBdr>
        <w:bottom w:val="single" w:sz="6" w:space="1" w:color="auto"/>
      </w:pBdr>
      <w:spacing w:after="160"/>
      <w:jc w:val="center"/>
    </w:pPr>
    <w:rPr>
      <w:rFonts w:ascii="Amazon Ember Light" w:eastAsiaTheme="minorEastAsia" w:hAnsi="Amazon Ember Light" w:cs="Amazon Ember Light"/>
      <w:i/>
      <w:color w:val="000000" w:themeColor="text1"/>
      <w:spacing w:val="15"/>
      <w:sz w:val="44"/>
      <w:szCs w:val="22"/>
    </w:rPr>
  </w:style>
  <w:style w:type="character" w:customStyle="1" w:styleId="SubtitleChar">
    <w:name w:val="Subtitle Char"/>
    <w:basedOn w:val="DefaultParagraphFont"/>
    <w:link w:val="Subtitle"/>
    <w:uiPriority w:val="11"/>
    <w:rsid w:val="006E7A39"/>
    <w:rPr>
      <w:rFonts w:ascii="Amazon Ember Light" w:eastAsiaTheme="minorEastAsia" w:hAnsi="Amazon Ember Light" w:cs="Amazon Ember Light"/>
      <w:i/>
      <w:color w:val="000000" w:themeColor="text1"/>
      <w:spacing w:val="15"/>
      <w:sz w:val="44"/>
      <w:szCs w:val="22"/>
    </w:rPr>
  </w:style>
  <w:style w:type="table" w:styleId="TableGrid">
    <w:name w:val="Table Grid"/>
    <w:basedOn w:val="TableNormal"/>
    <w:uiPriority w:val="59"/>
    <w:rsid w:val="00064427"/>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644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pPr>
    <w:rPr>
      <w:rFonts w:ascii="Courier New" w:hAnsi="Courier New" w:cs="Courier New"/>
      <w:color w:val="auto"/>
      <w:sz w:val="20"/>
      <w:lang w:val="en-AU"/>
    </w:rPr>
  </w:style>
  <w:style w:type="character" w:customStyle="1" w:styleId="HTMLPreformattedChar">
    <w:name w:val="HTML Preformatted Char"/>
    <w:basedOn w:val="DefaultParagraphFont"/>
    <w:link w:val="HTMLPreformatted"/>
    <w:uiPriority w:val="99"/>
    <w:rsid w:val="00064427"/>
    <w:rPr>
      <w:rFonts w:ascii="Courier New" w:eastAsia="Times New Roman" w:hAnsi="Courier New" w:cs="Courier New"/>
      <w:sz w:val="20"/>
      <w:szCs w:val="20"/>
      <w:lang w:val="en-AU"/>
    </w:rPr>
  </w:style>
  <w:style w:type="paragraph" w:styleId="BalloonText">
    <w:name w:val="Balloon Text"/>
    <w:basedOn w:val="Normal"/>
    <w:link w:val="BalloonTextChar"/>
    <w:uiPriority w:val="99"/>
    <w:semiHidden/>
    <w:unhideWhenUsed/>
    <w:rsid w:val="00A92484"/>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92484"/>
    <w:rPr>
      <w:rFonts w:ascii="Times New Roman" w:eastAsia="Times New Roman" w:hAnsi="Times New Roman" w:cs="Times New Roman"/>
      <w:color w:val="191919"/>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469487">
      <w:bodyDiv w:val="1"/>
      <w:marLeft w:val="0"/>
      <w:marRight w:val="0"/>
      <w:marTop w:val="0"/>
      <w:marBottom w:val="0"/>
      <w:divBdr>
        <w:top w:val="none" w:sz="0" w:space="0" w:color="auto"/>
        <w:left w:val="none" w:sz="0" w:space="0" w:color="auto"/>
        <w:bottom w:val="none" w:sz="0" w:space="0" w:color="auto"/>
        <w:right w:val="none" w:sz="0" w:space="0" w:color="auto"/>
      </w:divBdr>
    </w:div>
    <w:div w:id="570579527">
      <w:bodyDiv w:val="1"/>
      <w:marLeft w:val="0"/>
      <w:marRight w:val="0"/>
      <w:marTop w:val="0"/>
      <w:marBottom w:val="0"/>
      <w:divBdr>
        <w:top w:val="none" w:sz="0" w:space="0" w:color="auto"/>
        <w:left w:val="none" w:sz="0" w:space="0" w:color="auto"/>
        <w:bottom w:val="none" w:sz="0" w:space="0" w:color="auto"/>
        <w:right w:val="none" w:sz="0" w:space="0" w:color="auto"/>
      </w:divBdr>
    </w:div>
    <w:div w:id="1550872620">
      <w:bodyDiv w:val="1"/>
      <w:marLeft w:val="0"/>
      <w:marRight w:val="0"/>
      <w:marTop w:val="0"/>
      <w:marBottom w:val="0"/>
      <w:divBdr>
        <w:top w:val="none" w:sz="0" w:space="0" w:color="auto"/>
        <w:left w:val="none" w:sz="0" w:space="0" w:color="auto"/>
        <w:bottom w:val="none" w:sz="0" w:space="0" w:color="auto"/>
        <w:right w:val="none" w:sz="0" w:space="0" w:color="auto"/>
      </w:divBdr>
      <w:divsChild>
        <w:div w:id="732435613">
          <w:marLeft w:val="547"/>
          <w:marRight w:val="0"/>
          <w:marTop w:val="0"/>
          <w:marBottom w:val="0"/>
          <w:divBdr>
            <w:top w:val="none" w:sz="0" w:space="0" w:color="auto"/>
            <w:left w:val="none" w:sz="0" w:space="0" w:color="auto"/>
            <w:bottom w:val="none" w:sz="0" w:space="0" w:color="auto"/>
            <w:right w:val="none" w:sz="0" w:space="0" w:color="auto"/>
          </w:divBdr>
        </w:div>
      </w:divsChild>
    </w:div>
    <w:div w:id="1716269909">
      <w:bodyDiv w:val="1"/>
      <w:marLeft w:val="0"/>
      <w:marRight w:val="0"/>
      <w:marTop w:val="0"/>
      <w:marBottom w:val="0"/>
      <w:divBdr>
        <w:top w:val="none" w:sz="0" w:space="0" w:color="auto"/>
        <w:left w:val="none" w:sz="0" w:space="0" w:color="auto"/>
        <w:bottom w:val="none" w:sz="0" w:space="0" w:color="auto"/>
        <w:right w:val="none" w:sz="0" w:space="0" w:color="auto"/>
      </w:divBdr>
      <w:divsChild>
        <w:div w:id="1443961637">
          <w:marLeft w:val="547"/>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microsoft.com/office/2007/relationships/diagramDrawing" Target="diagrams/drawing2.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diagramData" Target="diagrams/data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diagramColors" Target="diagrams/colors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2.xml"/><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diagramQuickStyle" Target="diagrams/quickStyle2.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yperlink" Target="https://console.aws.amazon.com/s3"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diagramLayout" Target="diagrams/layout2.xml"/><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8.jpg"/></Relationships>
</file>

<file path=word/diagrams/_rels/data1.xml.rels><?xml version="1.0" encoding="UTF-8" standalone="yes"?>
<Relationships xmlns="http://schemas.openxmlformats.org/package/2006/relationships"><Relationship Id="rId1" Type="http://schemas.openxmlformats.org/officeDocument/2006/relationships/image" Target="../media/image2.png"/></Relationships>
</file>

<file path=word/diagrams/_rels/data2.xml.rels><?xml version="1.0" encoding="UTF-8" standalone="yes"?>
<Relationships xmlns="http://schemas.openxmlformats.org/package/2006/relationships"><Relationship Id="rId1" Type="http://schemas.openxmlformats.org/officeDocument/2006/relationships/image" Target="../media/image17.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2.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4">
  <dgm:title val=""/>
  <dgm:desc val=""/>
  <dgm:catLst>
    <dgm:cat type="accent2" pri="11400"/>
  </dgm:catLst>
  <dgm:styleLbl name="node0">
    <dgm:fillClrLst meth="cycle">
      <a:schemeClr val="accent2">
        <a:shade val="60000"/>
      </a:schemeClr>
    </dgm:fillClrLst>
    <dgm:linClrLst meth="repeat">
      <a:schemeClr val="lt1"/>
    </dgm:linClrLst>
    <dgm:effectClrLst/>
    <dgm:txLinClrLst/>
    <dgm:txFillClrLst/>
    <dgm:txEffectClrLst/>
  </dgm:styleLbl>
  <dgm:styleLbl name="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alignNode1">
    <dgm:fillClrLst meth="cycle">
      <a:schemeClr val="accent2">
        <a:shade val="50000"/>
      </a:schemeClr>
      <a:schemeClr val="accent2">
        <a:tint val="45000"/>
      </a:schemeClr>
    </dgm:fillClrLst>
    <dgm:linClrLst meth="cycle">
      <a:schemeClr val="accent2">
        <a:shade val="50000"/>
      </a:schemeClr>
      <a:schemeClr val="accent2">
        <a:tint val="45000"/>
      </a:schemeClr>
    </dgm:linClrLst>
    <dgm:effectClrLst/>
    <dgm:txLinClrLst/>
    <dgm:txFillClrLst/>
    <dgm:txEffectClrLst/>
  </dgm:styleLbl>
  <dgm:styleLbl name="lnNode1">
    <dgm:fillClrLst meth="cycle">
      <a:schemeClr val="accent2">
        <a:shade val="50000"/>
      </a:schemeClr>
      <a:schemeClr val="accent2">
        <a:tint val="45000"/>
      </a:schemeClr>
    </dgm:fillClrLst>
    <dgm:linClrLst meth="repeat">
      <a:schemeClr val="lt1"/>
    </dgm:linClrLst>
    <dgm:effectClrLst/>
    <dgm:txLinClrLst/>
    <dgm:txFillClrLst/>
    <dgm:txEffectClrLst/>
  </dgm:styleLbl>
  <dgm:styleLbl name="vennNode1">
    <dgm:fillClrLst meth="cycle">
      <a:schemeClr val="accent2">
        <a:shade val="80000"/>
        <a:alpha val="50000"/>
      </a:schemeClr>
      <a:schemeClr val="accent2">
        <a:tint val="45000"/>
        <a:alpha val="50000"/>
      </a:schemeClr>
    </dgm:fillClrLst>
    <dgm:linClrLst meth="repeat">
      <a:schemeClr val="lt1"/>
    </dgm:linClrLst>
    <dgm:effectClrLst/>
    <dgm:txLinClrLst/>
    <dgm:txFillClrLst/>
    <dgm:txEffectClrLst/>
  </dgm:styleLbl>
  <dgm:styleLbl name="node2">
    <dgm:fillClrLst>
      <a:schemeClr val="accent2">
        <a:shade val="80000"/>
      </a:schemeClr>
    </dgm:fillClrLst>
    <dgm:linClrLst meth="repeat">
      <a:schemeClr val="lt1"/>
    </dgm:linClrLst>
    <dgm:effectClrLst/>
    <dgm:txLinClrLst/>
    <dgm:txFillClrLst/>
    <dgm:txEffectClrLst/>
  </dgm:styleLbl>
  <dgm:styleLbl name="node3">
    <dgm:fillClrLst>
      <a:schemeClr val="accent2">
        <a:tint val="99000"/>
      </a:schemeClr>
    </dgm:fillClrLst>
    <dgm:linClrLst meth="repeat">
      <a:schemeClr val="lt1"/>
    </dgm:linClrLst>
    <dgm:effectClrLst/>
    <dgm:txLinClrLst/>
    <dgm:txFillClrLst/>
    <dgm:txEffectClrLst/>
  </dgm:styleLbl>
  <dgm:styleLbl name="node4">
    <dgm:fillClrLst>
      <a:schemeClr val="accent2">
        <a:tint val="70000"/>
      </a:schemeClr>
    </dgm:fillClrLst>
    <dgm:linClrLst meth="repeat">
      <a:schemeClr val="lt1"/>
    </dgm:linClrLst>
    <dgm:effectClrLst/>
    <dgm:txLinClrLst/>
    <dgm:txFillClrLst/>
    <dgm:txEffectClrLst/>
  </dgm:styleLbl>
  <dgm:styleLbl name="f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f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bgSibTrans2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dgm:txEffectClrLst/>
  </dgm:styleLbl>
  <dgm:styleLbl name="sibTrans1D1">
    <dgm:fillClrLst meth="cycle">
      <a:schemeClr val="accent2">
        <a:shade val="90000"/>
      </a:schemeClr>
      <a:schemeClr val="accent2">
        <a:tint val="50000"/>
      </a:schemeClr>
    </dgm:fillClrLst>
    <dgm:linClrLst meth="cycle">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shade val="80000"/>
      </a:schemeClr>
    </dgm:fillClrLst>
    <dgm:linClrLst meth="repeat">
      <a:schemeClr val="lt1"/>
    </dgm:linClrLst>
    <dgm:effectClrLst/>
    <dgm:txLinClrLst/>
    <dgm:txFillClrLst/>
    <dgm:txEffectClrLst/>
  </dgm:styleLbl>
  <dgm:styleLbl name="asst1">
    <dgm:fillClrLst meth="repeat">
      <a:schemeClr val="accent2">
        <a:shade val="80000"/>
      </a:schemeClr>
    </dgm:fillClrLst>
    <dgm:linClrLst meth="repeat">
      <a:schemeClr val="lt1"/>
    </dgm:linClrLst>
    <dgm:effectClrLst/>
    <dgm:txLinClrLst/>
    <dgm:txFillClrLst/>
    <dgm:txEffectClrLst/>
  </dgm:styleLbl>
  <dgm:styleLbl name="asst2">
    <dgm:fillClrLst>
      <a:schemeClr val="accent2">
        <a:tint val="90000"/>
      </a:schemeClr>
    </dgm:fillClrLst>
    <dgm:linClrLst meth="repeat">
      <a:schemeClr val="lt1"/>
    </dgm:linClrLst>
    <dgm:effectClrLst/>
    <dgm:txLinClrLst/>
    <dgm:txFillClrLst/>
    <dgm:txEffectClrLst/>
  </dgm:styleLbl>
  <dgm:styleLbl name="asst3">
    <dgm:fillClrLst>
      <a:schemeClr val="accent2">
        <a:tint val="70000"/>
      </a:schemeClr>
    </dgm:fillClrLst>
    <dgm:linClrLst meth="repeat">
      <a:schemeClr val="lt1"/>
    </dgm:linClrLst>
    <dgm:effectClrLst/>
    <dgm:txLinClrLst/>
    <dgm:txFillClrLst/>
    <dgm:txEffectClrLst/>
  </dgm:styleLbl>
  <dgm:styleLbl name="asst4">
    <dgm:fillClrLst>
      <a:schemeClr val="accent2">
        <a:tint val="50000"/>
      </a:schemeClr>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2">
        <a:shade val="50000"/>
      </a:schemeClr>
      <a:schemeClr val="accent2">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alignAccFollowNode1">
    <dgm:fillClrLst meth="repeat">
      <a:schemeClr val="accent2">
        <a:alpha val="90000"/>
        <a:tint val="55000"/>
      </a:schemeClr>
    </dgm:fillClrLst>
    <dgm:linClrLst meth="repeat">
      <a:schemeClr val="accent2">
        <a:alpha val="90000"/>
        <a:tint val="55000"/>
      </a:schemeClr>
    </dgm:linClrLst>
    <dgm:effectClrLst/>
    <dgm:txLinClrLst/>
    <dgm:txFillClrLst meth="repeat">
      <a:schemeClr val="dk1"/>
    </dgm:txFillClrLst>
    <dgm:txEffectClrLst/>
  </dgm:styleLbl>
  <dgm:styleLbl name="bgAccFollowNode1">
    <dgm:fillClrLst meth="repeat">
      <a:schemeClr val="accent2">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55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E7D99F4-E923-F247-9E28-01AE2B383887}" type="doc">
      <dgm:prSet loTypeId="urn:microsoft.com/office/officeart/2005/8/layout/vList3" loCatId="" qsTypeId="urn:microsoft.com/office/officeart/2005/8/quickstyle/simple1" qsCatId="simple" csTypeId="urn:microsoft.com/office/officeart/2005/8/colors/accent2_4" csCatId="accent2" phldr="1"/>
      <dgm:spPr/>
    </dgm:pt>
    <dgm:pt modelId="{1C58716E-2EDC-3847-B56C-58E464BFA723}">
      <dgm:prSet phldrT="[Text]"/>
      <dgm:spPr>
        <a:solidFill>
          <a:srgbClr val="FF0000"/>
        </a:solidFill>
      </dgm:spPr>
      <dgm:t>
        <a:bodyPr/>
        <a:lstStyle/>
        <a:p>
          <a:r>
            <a:rPr lang="en-US" b="0" i="1">
              <a:latin typeface="Amazon Ember Light" panose="020B0403020204020204" pitchFamily="34" charset="0"/>
              <a:ea typeface="Amazon Ember Light" panose="020B0403020204020204" pitchFamily="34" charset="0"/>
              <a:cs typeface="Amazon Ember Light" panose="020B0403020204020204" pitchFamily="34" charset="0"/>
            </a:rPr>
            <a:t>Whilst S3 does qualify for the Free Tier, data transfer to the internet may incur a small charge.</a:t>
          </a:r>
        </a:p>
      </dgm:t>
    </dgm:pt>
    <dgm:pt modelId="{D8D478E3-6EB5-4E4C-A78F-3B9D1A789679}" type="sibTrans" cxnId="{258BD8B2-3839-8347-A3DA-A6F9C9C84DF9}">
      <dgm:prSet/>
      <dgm:spPr/>
      <dgm:t>
        <a:bodyPr/>
        <a:lstStyle/>
        <a:p>
          <a:endParaRPr lang="en-US"/>
        </a:p>
      </dgm:t>
    </dgm:pt>
    <dgm:pt modelId="{81EE9691-EF4B-A94D-858D-03F1BE95EF2A}" type="parTrans" cxnId="{258BD8B2-3839-8347-A3DA-A6F9C9C84DF9}">
      <dgm:prSet/>
      <dgm:spPr/>
      <dgm:t>
        <a:bodyPr/>
        <a:lstStyle/>
        <a:p>
          <a:endParaRPr lang="en-US"/>
        </a:p>
      </dgm:t>
    </dgm:pt>
    <dgm:pt modelId="{B0C15719-BFAA-2D4C-8B30-FA4E68216303}" type="pres">
      <dgm:prSet presAssocID="{2E7D99F4-E923-F247-9E28-01AE2B383887}" presName="linearFlow" presStyleCnt="0">
        <dgm:presLayoutVars>
          <dgm:dir/>
          <dgm:resizeHandles val="exact"/>
        </dgm:presLayoutVars>
      </dgm:prSet>
      <dgm:spPr/>
    </dgm:pt>
    <dgm:pt modelId="{E3949D69-6165-6D43-B3AB-A789F2BC2191}" type="pres">
      <dgm:prSet presAssocID="{1C58716E-2EDC-3847-B56C-58E464BFA723}" presName="composite" presStyleCnt="0"/>
      <dgm:spPr/>
    </dgm:pt>
    <dgm:pt modelId="{AA9D2850-D3B8-334B-A587-4876ECB63DCE}" type="pres">
      <dgm:prSet presAssocID="{1C58716E-2EDC-3847-B56C-58E464BFA723}" presName="imgShp" presStyleLbl="fgImgPlace1" presStyleIdx="0" presStyleCnt="1"/>
      <dgm:spPr>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dgm:spPr>
    </dgm:pt>
    <dgm:pt modelId="{63472596-6888-F746-B431-EDFF10950EB7}" type="pres">
      <dgm:prSet presAssocID="{1C58716E-2EDC-3847-B56C-58E464BFA723}" presName="txShp" presStyleLbl="node1" presStyleIdx="0" presStyleCnt="1" custLinFactY="-76523" custLinFactNeighborX="-2276" custLinFactNeighborY="-100000">
        <dgm:presLayoutVars>
          <dgm:bulletEnabled val="1"/>
        </dgm:presLayoutVars>
      </dgm:prSet>
      <dgm:spPr/>
    </dgm:pt>
  </dgm:ptLst>
  <dgm:cxnLst>
    <dgm:cxn modelId="{258BD8B2-3839-8347-A3DA-A6F9C9C84DF9}" srcId="{2E7D99F4-E923-F247-9E28-01AE2B383887}" destId="{1C58716E-2EDC-3847-B56C-58E464BFA723}" srcOrd="0" destOrd="0" parTransId="{81EE9691-EF4B-A94D-858D-03F1BE95EF2A}" sibTransId="{D8D478E3-6EB5-4E4C-A78F-3B9D1A789679}"/>
    <dgm:cxn modelId="{8BBD35C8-D3E9-554A-86CA-600EE3730422}" type="presOf" srcId="{1C58716E-2EDC-3847-B56C-58E464BFA723}" destId="{63472596-6888-F746-B431-EDFF10950EB7}" srcOrd="0" destOrd="0" presId="urn:microsoft.com/office/officeart/2005/8/layout/vList3"/>
    <dgm:cxn modelId="{CCD41BD4-56F6-834B-BC71-603C9BF3CEF0}" type="presOf" srcId="{2E7D99F4-E923-F247-9E28-01AE2B383887}" destId="{B0C15719-BFAA-2D4C-8B30-FA4E68216303}" srcOrd="0" destOrd="0" presId="urn:microsoft.com/office/officeart/2005/8/layout/vList3"/>
    <dgm:cxn modelId="{511D8B4F-98EF-2E47-8783-A201CF43CCEC}" type="presParOf" srcId="{B0C15719-BFAA-2D4C-8B30-FA4E68216303}" destId="{E3949D69-6165-6D43-B3AB-A789F2BC2191}" srcOrd="0" destOrd="0" presId="urn:microsoft.com/office/officeart/2005/8/layout/vList3"/>
    <dgm:cxn modelId="{7EEC5043-0765-D044-948A-723D35871059}" type="presParOf" srcId="{E3949D69-6165-6D43-B3AB-A789F2BC2191}" destId="{AA9D2850-D3B8-334B-A587-4876ECB63DCE}" srcOrd="0" destOrd="0" presId="urn:microsoft.com/office/officeart/2005/8/layout/vList3"/>
    <dgm:cxn modelId="{2085DE18-280E-0549-A03B-43DC581E1FCA}" type="presParOf" srcId="{E3949D69-6165-6D43-B3AB-A789F2BC2191}" destId="{63472596-6888-F746-B431-EDFF10950EB7}" srcOrd="1" destOrd="0" presId="urn:microsoft.com/office/officeart/2005/8/layout/vList3"/>
  </dgm:cxnLst>
  <dgm:bg>
    <a:noFill/>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E7D99F4-E923-F247-9E28-01AE2B383887}" type="doc">
      <dgm:prSet loTypeId="urn:microsoft.com/office/officeart/2005/8/layout/vList3" loCatId="" qsTypeId="urn:microsoft.com/office/officeart/2005/8/quickstyle/simple1" qsCatId="simple" csTypeId="urn:microsoft.com/office/officeart/2005/8/colors/accent2_4" csCatId="accent2" phldr="1"/>
      <dgm:spPr/>
    </dgm:pt>
    <dgm:pt modelId="{1C58716E-2EDC-3847-B56C-58E464BFA723}">
      <dgm:prSet phldrT="[Text]"/>
      <dgm:spPr>
        <a:solidFill>
          <a:schemeClr val="accent3"/>
        </a:solidFill>
      </dgm:spPr>
      <dgm:t>
        <a:bodyPr/>
        <a:lstStyle/>
        <a:p>
          <a:r>
            <a:rPr lang="en-US" b="0" i="1">
              <a:latin typeface="Amazon Ember Light" panose="020B0403020204020204" pitchFamily="34" charset="0"/>
              <a:ea typeface="Amazon Ember Light" panose="020B0403020204020204" pitchFamily="34" charset="0"/>
              <a:cs typeface="Amazon Ember Light" panose="020B0403020204020204" pitchFamily="34" charset="0"/>
            </a:rPr>
            <a:t>To delete a bucket, you must first delete all of the objects in it. If you haven't deleted all of the objects in your bucket, do that now.</a:t>
          </a:r>
        </a:p>
      </dgm:t>
    </dgm:pt>
    <dgm:pt modelId="{D8D478E3-6EB5-4E4C-A78F-3B9D1A789679}" type="sibTrans" cxnId="{258BD8B2-3839-8347-A3DA-A6F9C9C84DF9}">
      <dgm:prSet/>
      <dgm:spPr/>
      <dgm:t>
        <a:bodyPr/>
        <a:lstStyle/>
        <a:p>
          <a:endParaRPr lang="en-US"/>
        </a:p>
      </dgm:t>
    </dgm:pt>
    <dgm:pt modelId="{81EE9691-EF4B-A94D-858D-03F1BE95EF2A}" type="parTrans" cxnId="{258BD8B2-3839-8347-A3DA-A6F9C9C84DF9}">
      <dgm:prSet/>
      <dgm:spPr/>
      <dgm:t>
        <a:bodyPr/>
        <a:lstStyle/>
        <a:p>
          <a:endParaRPr lang="en-US"/>
        </a:p>
      </dgm:t>
    </dgm:pt>
    <dgm:pt modelId="{B0C15719-BFAA-2D4C-8B30-FA4E68216303}" type="pres">
      <dgm:prSet presAssocID="{2E7D99F4-E923-F247-9E28-01AE2B383887}" presName="linearFlow" presStyleCnt="0">
        <dgm:presLayoutVars>
          <dgm:dir/>
          <dgm:resizeHandles val="exact"/>
        </dgm:presLayoutVars>
      </dgm:prSet>
      <dgm:spPr/>
    </dgm:pt>
    <dgm:pt modelId="{E3949D69-6165-6D43-B3AB-A789F2BC2191}" type="pres">
      <dgm:prSet presAssocID="{1C58716E-2EDC-3847-B56C-58E464BFA723}" presName="composite" presStyleCnt="0"/>
      <dgm:spPr/>
    </dgm:pt>
    <dgm:pt modelId="{AA9D2850-D3B8-334B-A587-4876ECB63DCE}" type="pres">
      <dgm:prSet presAssocID="{1C58716E-2EDC-3847-B56C-58E464BFA723}" presName="imgShp" presStyleLbl="fgImgPlace1" presStyleIdx="0" presStyleCnt="1"/>
      <dgm:spPr>
        <a:blipFill>
          <a:blip xmlns:r="http://schemas.openxmlformats.org/officeDocument/2006/relationships" r:embed="rId1"/>
          <a:srcRect/>
          <a:stretch>
            <a:fillRect/>
          </a:stretch>
        </a:blipFill>
      </dgm:spPr>
    </dgm:pt>
    <dgm:pt modelId="{63472596-6888-F746-B431-EDFF10950EB7}" type="pres">
      <dgm:prSet presAssocID="{1C58716E-2EDC-3847-B56C-58E464BFA723}" presName="txShp" presStyleLbl="node1" presStyleIdx="0" presStyleCnt="1" custLinFactY="-76523" custLinFactNeighborX="-2276" custLinFactNeighborY="-100000">
        <dgm:presLayoutVars>
          <dgm:bulletEnabled val="1"/>
        </dgm:presLayoutVars>
      </dgm:prSet>
      <dgm:spPr/>
    </dgm:pt>
  </dgm:ptLst>
  <dgm:cxnLst>
    <dgm:cxn modelId="{258BD8B2-3839-8347-A3DA-A6F9C9C84DF9}" srcId="{2E7D99F4-E923-F247-9E28-01AE2B383887}" destId="{1C58716E-2EDC-3847-B56C-58E464BFA723}" srcOrd="0" destOrd="0" parTransId="{81EE9691-EF4B-A94D-858D-03F1BE95EF2A}" sibTransId="{D8D478E3-6EB5-4E4C-A78F-3B9D1A789679}"/>
    <dgm:cxn modelId="{8BBD35C8-D3E9-554A-86CA-600EE3730422}" type="presOf" srcId="{1C58716E-2EDC-3847-B56C-58E464BFA723}" destId="{63472596-6888-F746-B431-EDFF10950EB7}" srcOrd="0" destOrd="0" presId="urn:microsoft.com/office/officeart/2005/8/layout/vList3"/>
    <dgm:cxn modelId="{CCD41BD4-56F6-834B-BC71-603C9BF3CEF0}" type="presOf" srcId="{2E7D99F4-E923-F247-9E28-01AE2B383887}" destId="{B0C15719-BFAA-2D4C-8B30-FA4E68216303}" srcOrd="0" destOrd="0" presId="urn:microsoft.com/office/officeart/2005/8/layout/vList3"/>
    <dgm:cxn modelId="{511D8B4F-98EF-2E47-8783-A201CF43CCEC}" type="presParOf" srcId="{B0C15719-BFAA-2D4C-8B30-FA4E68216303}" destId="{E3949D69-6165-6D43-B3AB-A789F2BC2191}" srcOrd="0" destOrd="0" presId="urn:microsoft.com/office/officeart/2005/8/layout/vList3"/>
    <dgm:cxn modelId="{7EEC5043-0765-D044-948A-723D35871059}" type="presParOf" srcId="{E3949D69-6165-6D43-B3AB-A789F2BC2191}" destId="{AA9D2850-D3B8-334B-A587-4876ECB63DCE}" srcOrd="0" destOrd="0" presId="urn:microsoft.com/office/officeart/2005/8/layout/vList3"/>
    <dgm:cxn modelId="{2085DE18-280E-0549-A03B-43DC581E1FCA}" type="presParOf" srcId="{E3949D69-6165-6D43-B3AB-A789F2BC2191}" destId="{63472596-6888-F746-B431-EDFF10950EB7}" srcOrd="1" destOrd="0" presId="urn:microsoft.com/office/officeart/2005/8/layout/vList3"/>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472596-6888-F746-B431-EDFF10950EB7}">
      <dsp:nvSpPr>
        <dsp:cNvPr id="0" name=""/>
        <dsp:cNvSpPr/>
      </dsp:nvSpPr>
      <dsp:spPr>
        <a:xfrm rot="10800000">
          <a:off x="1111409" y="0"/>
          <a:ext cx="4317339" cy="488887"/>
        </a:xfrm>
        <a:prstGeom prst="homePlate">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15586" tIns="49530" rIns="92456" bIns="49530" numCol="1" spcCol="1270" anchor="ctr" anchorCtr="0">
          <a:noAutofit/>
        </a:bodyPr>
        <a:lstStyle/>
        <a:p>
          <a:pPr marL="0" lvl="0" indent="0" algn="ctr" defTabSz="577850">
            <a:lnSpc>
              <a:spcPct val="90000"/>
            </a:lnSpc>
            <a:spcBef>
              <a:spcPct val="0"/>
            </a:spcBef>
            <a:spcAft>
              <a:spcPct val="35000"/>
            </a:spcAft>
            <a:buNone/>
          </a:pPr>
          <a:r>
            <a:rPr lang="en-US" sz="1300" b="0" i="1" kern="1200">
              <a:latin typeface="Amazon Ember Light" panose="020B0403020204020204" pitchFamily="34" charset="0"/>
              <a:ea typeface="Amazon Ember Light" panose="020B0403020204020204" pitchFamily="34" charset="0"/>
              <a:cs typeface="Amazon Ember Light" panose="020B0403020204020204" pitchFamily="34" charset="0"/>
            </a:rPr>
            <a:t>Whilst S3 does qualify for the Free Tier, data transfer to the internet may incur a small charge.</a:t>
          </a:r>
        </a:p>
      </dsp:txBody>
      <dsp:txXfrm rot="10800000">
        <a:off x="1233631" y="0"/>
        <a:ext cx="4195117" cy="488887"/>
      </dsp:txXfrm>
    </dsp:sp>
    <dsp:sp modelId="{AA9D2850-D3B8-334B-A587-4876ECB63DCE}">
      <dsp:nvSpPr>
        <dsp:cNvPr id="0" name=""/>
        <dsp:cNvSpPr/>
      </dsp:nvSpPr>
      <dsp:spPr>
        <a:xfrm>
          <a:off x="965228" y="0"/>
          <a:ext cx="488887" cy="488887"/>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472596-6888-F746-B431-EDFF10950EB7}">
      <dsp:nvSpPr>
        <dsp:cNvPr id="0" name=""/>
        <dsp:cNvSpPr/>
      </dsp:nvSpPr>
      <dsp:spPr>
        <a:xfrm rot="10800000">
          <a:off x="1163018" y="0"/>
          <a:ext cx="4317339" cy="695325"/>
        </a:xfrm>
        <a:prstGeom prst="homePlate">
          <a:avLst/>
        </a:prstGeom>
        <a:solidFill>
          <a:schemeClr val="accent3"/>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6619" tIns="49530" rIns="92456" bIns="49530" numCol="1" spcCol="1270" anchor="ctr" anchorCtr="0">
          <a:noAutofit/>
        </a:bodyPr>
        <a:lstStyle/>
        <a:p>
          <a:pPr marL="0" lvl="0" indent="0" algn="ctr" defTabSz="577850">
            <a:lnSpc>
              <a:spcPct val="90000"/>
            </a:lnSpc>
            <a:spcBef>
              <a:spcPct val="0"/>
            </a:spcBef>
            <a:spcAft>
              <a:spcPct val="35000"/>
            </a:spcAft>
            <a:buNone/>
          </a:pPr>
          <a:r>
            <a:rPr lang="en-US" sz="1300" b="0" i="1" kern="1200">
              <a:latin typeface="Amazon Ember Light" panose="020B0403020204020204" pitchFamily="34" charset="0"/>
              <a:ea typeface="Amazon Ember Light" panose="020B0403020204020204" pitchFamily="34" charset="0"/>
              <a:cs typeface="Amazon Ember Light" panose="020B0403020204020204" pitchFamily="34" charset="0"/>
            </a:rPr>
            <a:t>To delete a bucket, you must first delete all of the objects in it. If you haven't deleted all of the objects in your bucket, do that now.</a:t>
          </a:r>
        </a:p>
      </dsp:txBody>
      <dsp:txXfrm rot="10800000">
        <a:off x="1336849" y="0"/>
        <a:ext cx="4143508" cy="695325"/>
      </dsp:txXfrm>
    </dsp:sp>
    <dsp:sp modelId="{AA9D2850-D3B8-334B-A587-4876ECB63DCE}">
      <dsp:nvSpPr>
        <dsp:cNvPr id="0" name=""/>
        <dsp:cNvSpPr/>
      </dsp:nvSpPr>
      <dsp:spPr>
        <a:xfrm>
          <a:off x="913618" y="0"/>
          <a:ext cx="695325" cy="695325"/>
        </a:xfrm>
        <a:prstGeom prst="ellipse">
          <a:avLst/>
        </a:prstGeom>
        <a:blipFill>
          <a:blip xmlns:r="http://schemas.openxmlformats.org/officeDocument/2006/relationships" r:embed="rId1"/>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B5B22A-1267-4442-AD5D-67CF82540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1394</Words>
  <Characters>7949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Yasser Quraishi</cp:lastModifiedBy>
  <cp:revision>2</cp:revision>
  <cp:lastPrinted>2018-08-28T07:14:00Z</cp:lastPrinted>
  <dcterms:created xsi:type="dcterms:W3CDTF">2020-03-25T02:27:00Z</dcterms:created>
  <dcterms:modified xsi:type="dcterms:W3CDTF">2020-03-25T02:27:00Z</dcterms:modified>
</cp:coreProperties>
</file>